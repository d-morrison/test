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Look w:val="0000" w:firstRow="0" w:lastRow="0" w:firstColumn="0" w:lastColumn="0" w:noHBand="0" w:noVBand="0"/>
      </w:tblPr>
      <w:tblGrid>
        <w:gridCol w:w="8738"/>
      </w:tblGrid>
      <w:tr w:rsidR="006500B7" w14:paraId="0B669AC7" w14:textId="77777777" w:rsidTr="00B42A1A">
        <w:tc>
          <w:tcPr>
            <w:tcW w:w="8738" w:type="dxa"/>
          </w:tcPr>
          <w:p w14:paraId="382B556C" w14:textId="7E7A1FE2" w:rsidR="006500B7" w:rsidRDefault="006500B7" w:rsidP="00EA5C74">
            <w:pPr>
              <w:pStyle w:val="Caption1"/>
              <w:spacing w:before="200"/>
            </w:pPr>
            <w:bookmarkStart w:id="0" w:name="tbl-biomarker-list"/>
            <w:r>
              <w:t xml:space="preserve">Table 2: </w:t>
            </w:r>
            <w:r>
              <w:rPr>
                <w:b/>
                <w:bCs/>
              </w:rPr>
              <w:t>Symptoms included in analysis.</w:t>
            </w:r>
            <w:r>
              <w:t xml:space="preserve"> The first level in each </w:t>
            </w:r>
            <w:ins w:id="1" w:author="Douglas Ezra Morrison" w:date="2025-08-20T16:49:00Z" w16du:dateUtc="2025-08-20T23:49:00Z">
              <w:r>
                <w:t>cell</w:t>
              </w:r>
            </w:ins>
            <w:r>
              <w:t xml:space="preserve"> of </w:t>
            </w:r>
            <w:ins w:id="2" w:author="Douglas Ezra Morrison" w:date="2025-08-20T16:49:00Z" w16du:dateUtc="2025-08-20T23:49:00Z">
              <w:r>
                <w:t>the</w:t>
              </w:r>
            </w:ins>
            <w:r>
              <w:t xml:space="preserve"> “Defined Ordered Levels”</w:t>
            </w:r>
            <w:ins w:id="3" w:author="Douglas Ezra Morrison" w:date="2025-08-20T16:49:00Z" w16du:dateUtc="2025-08-20T23:49:00Z">
              <w:r>
                <w:t xml:space="preserve"> column</w:t>
              </w:r>
            </w:ins>
            <w:r>
              <w:t xml:space="preserve"> is the “reference level” for the corresponding symptom, and subsequent levels are considered “clinically elevated levels”. Columns “Female” and “Male” list percentages of clinically elevated levels at baseline visit, stratified by sex.</w:t>
            </w:r>
          </w:p>
          <w:tbl>
            <w:tblPr>
              <w:tblW w:w="0" w:type="auto"/>
              <w:jc w:val="center"/>
              <w:tblLayout w:type="fixed"/>
              <w:tblLook w:val="0420" w:firstRow="1" w:lastRow="0" w:firstColumn="0" w:lastColumn="0" w:noHBand="0" w:noVBand="1"/>
            </w:tblPr>
            <w:tblGrid>
              <w:gridCol w:w="1152"/>
              <w:gridCol w:w="168"/>
              <w:gridCol w:w="2280"/>
              <w:gridCol w:w="168"/>
              <w:gridCol w:w="1992"/>
              <w:gridCol w:w="701"/>
              <w:gridCol w:w="163"/>
              <w:gridCol w:w="701"/>
              <w:gridCol w:w="163"/>
              <w:gridCol w:w="701"/>
              <w:gridCol w:w="163"/>
              <w:gridCol w:w="701"/>
            </w:tblGrid>
            <w:tr w:rsidR="006500B7" w14:paraId="3D4D7FC4" w14:textId="77777777" w:rsidTr="00EA5C74">
              <w:trPr>
                <w:tblHeader/>
                <w:jc w:val="center"/>
              </w:trPr>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78D0BF"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b/>
                      <w:color w:val="000000"/>
                      <w:sz w:val="16"/>
                      <w:szCs w:val="16"/>
                    </w:rPr>
                  </w:pPr>
                  <w:r>
                    <w:rPr>
                      <w:rFonts w:ascii="Gill Sans MT" w:eastAsia="Gill Sans MT" w:hAnsi="Gill Sans MT" w:cs="Gill Sans MT"/>
                      <w:b/>
                      <w:color w:val="000000"/>
                      <w:sz w:val="16"/>
                      <w:szCs w:val="16"/>
                    </w:rPr>
                    <w:t>Category</w:t>
                  </w:r>
                </w:p>
              </w:tc>
              <w:tc>
                <w:tcPr>
                  <w:tcW w:w="2448"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ED1849" w14:textId="2E2613BE"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b/>
                      <w:color w:val="000000"/>
                      <w:sz w:val="16"/>
                      <w:szCs w:val="16"/>
                    </w:rPr>
                  </w:pPr>
                  <w:ins w:id="4" w:author="Douglas Ezra Morrison" w:date="2025-08-20T16:49:00Z" w16du:dateUtc="2025-08-20T23:49:00Z">
                    <w:r>
                      <w:rPr>
                        <w:rFonts w:ascii="Gill Sans MT" w:eastAsia="Gill Sans MT" w:hAnsi="Gill Sans MT" w:cs="Gill Sans MT"/>
                        <w:b/>
                        <w:color w:val="000000"/>
                        <w:sz w:val="16"/>
                        <w:szCs w:val="16"/>
                      </w:rPr>
                      <w:t>Symptom</w:t>
                    </w:r>
                  </w:ins>
                </w:p>
              </w:tc>
              <w:tc>
                <w:tcPr>
                  <w:tcW w:w="2160"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C98DC0"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b/>
                      <w:color w:val="000000"/>
                      <w:sz w:val="16"/>
                      <w:szCs w:val="16"/>
                    </w:rPr>
                  </w:pPr>
                  <w:r>
                    <w:rPr>
                      <w:rFonts w:ascii="Gill Sans MT" w:eastAsia="Gill Sans MT" w:hAnsi="Gill Sans MT" w:cs="Gill Sans MT"/>
                      <w:b/>
                      <w:color w:val="000000"/>
                      <w:sz w:val="16"/>
                      <w:szCs w:val="16"/>
                    </w:rPr>
                    <w:t>Defined Ordered Levels</w:t>
                  </w:r>
                </w:p>
              </w:tc>
              <w:tc>
                <w:tcPr>
                  <w:tcW w:w="864"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4FC16F"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b/>
                      <w:color w:val="000000"/>
                      <w:sz w:val="16"/>
                      <w:szCs w:val="16"/>
                    </w:rPr>
                  </w:pPr>
                  <w:proofErr w:type="spellStart"/>
                  <w:r>
                    <w:rPr>
                      <w:rFonts w:ascii="Gill Sans MT" w:eastAsia="Gill Sans MT" w:hAnsi="Gill Sans MT" w:cs="Gill Sans MT"/>
                      <w:b/>
                      <w:color w:val="000000"/>
                      <w:sz w:val="16"/>
                      <w:szCs w:val="16"/>
                    </w:rPr>
                    <w:t>Female</w:t>
                  </w:r>
                  <w:r>
                    <w:rPr>
                      <w:rFonts w:ascii="Gill Sans MT" w:eastAsia="Gill Sans MT" w:hAnsi="Gill Sans MT" w:cs="Gill Sans MT"/>
                      <w:b/>
                      <w:color w:val="000000"/>
                      <w:sz w:val="16"/>
                      <w:szCs w:val="16"/>
                      <w:vertAlign w:val="superscript"/>
                    </w:rPr>
                    <w:t>a</w:t>
                  </w:r>
                  <w:proofErr w:type="spellEnd"/>
                </w:p>
              </w:tc>
              <w:tc>
                <w:tcPr>
                  <w:tcW w:w="864"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BCB27D"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b/>
                      <w:color w:val="000000"/>
                      <w:sz w:val="16"/>
                      <w:szCs w:val="16"/>
                    </w:rPr>
                  </w:pPr>
                  <w:r>
                    <w:rPr>
                      <w:rFonts w:ascii="Gill Sans MT" w:eastAsia="Gill Sans MT" w:hAnsi="Gill Sans MT" w:cs="Gill Sans MT"/>
                      <w:b/>
                      <w:color w:val="000000"/>
                      <w:sz w:val="16"/>
                      <w:szCs w:val="16"/>
                    </w:rPr>
                    <w:t>Male</w:t>
                  </w:r>
                  <w:r>
                    <w:rPr>
                      <w:rFonts w:ascii="Gill Sans MT" w:eastAsia="Gill Sans MT" w:hAnsi="Gill Sans MT" w:cs="Gill Sans MT"/>
                      <w:b/>
                      <w:color w:val="000000"/>
                      <w:sz w:val="16"/>
                      <w:szCs w:val="16"/>
                      <w:vertAlign w:val="superscript"/>
                    </w:rPr>
                    <w:t>a</w:t>
                  </w:r>
                </w:p>
              </w:tc>
              <w:tc>
                <w:tcPr>
                  <w:tcW w:w="864"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18464C"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b/>
                      <w:color w:val="000000"/>
                      <w:sz w:val="16"/>
                      <w:szCs w:val="16"/>
                    </w:rPr>
                  </w:pPr>
                  <w:r>
                    <w:rPr>
                      <w:rFonts w:ascii="Gill Sans MT" w:eastAsia="Gill Sans MT" w:hAnsi="Gill Sans MT" w:cs="Gill Sans MT"/>
                      <w:b/>
                      <w:color w:val="000000"/>
                      <w:sz w:val="16"/>
                      <w:szCs w:val="16"/>
                    </w:rPr>
                    <w:t>p-</w:t>
                  </w:r>
                  <w:proofErr w:type="spellStart"/>
                  <w:r>
                    <w:rPr>
                      <w:rFonts w:ascii="Gill Sans MT" w:eastAsia="Gill Sans MT" w:hAnsi="Gill Sans MT" w:cs="Gill Sans MT"/>
                      <w:b/>
                      <w:color w:val="000000"/>
                      <w:sz w:val="16"/>
                      <w:szCs w:val="16"/>
                    </w:rPr>
                    <w:t>value</w:t>
                  </w:r>
                  <w:r>
                    <w:rPr>
                      <w:rFonts w:ascii="Gill Sans MT" w:eastAsia="Gill Sans MT" w:hAnsi="Gill Sans MT" w:cs="Gill Sans MT"/>
                      <w:b/>
                      <w:color w:val="000000"/>
                      <w:sz w:val="16"/>
                      <w:szCs w:val="16"/>
                      <w:vertAlign w:val="superscript"/>
                    </w:rPr>
                    <w:t>b</w:t>
                  </w:r>
                  <w:proofErr w:type="spellEnd"/>
                </w:p>
              </w:tc>
            </w:tr>
            <w:tr w:rsidR="006500B7" w14:paraId="0D04ECAD" w14:textId="77777777" w:rsidTr="00EA5C74">
              <w:trPr>
                <w:jc w:val="center"/>
              </w:trPr>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B57D8"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Ataxia</w:t>
                  </w:r>
                </w:p>
              </w:tc>
              <w:tc>
                <w:tcPr>
                  <w:tcW w:w="2448"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5EAE9" w14:textId="05D03692"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ins w:id="5" w:author="Douglas Ezra Morrison" w:date="2025-08-20T16:49:00Z" w16du:dateUtc="2025-08-20T23:49:00Z">
                    <w:r>
                      <w:rPr>
                        <w:rFonts w:ascii="Gill Sans MT" w:eastAsia="Gill Sans MT" w:hAnsi="Gill Sans MT" w:cs="Gill Sans MT"/>
                        <w:color w:val="000000"/>
                        <w:sz w:val="16"/>
                        <w:szCs w:val="16"/>
                      </w:rPr>
                      <w:t>Tandem walk</w:t>
                    </w:r>
                  </w:ins>
                </w:p>
              </w:tc>
              <w:tc>
                <w:tcPr>
                  <w:tcW w:w="2160"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1C6A2"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ins w:id="6" w:author="Douglas Ezra Morrison" w:date="2025-08-20T16:49:00Z" w16du:dateUtc="2025-08-20T23:49:00Z">
                    <w:r>
                      <w:rPr>
                        <w:rFonts w:ascii="Gill Sans MT" w:eastAsia="Gill Sans MT" w:hAnsi="Gill Sans MT" w:cs="Gill Sans MT"/>
                        <w:color w:val="000000"/>
                        <w:sz w:val="16"/>
                        <w:szCs w:val="16"/>
                      </w:rPr>
                      <w:t>Normal, Abnormal (&lt;10 steps), Unable (Absent)</w:t>
                    </w:r>
                  </w:ins>
                  <w:moveFromRangeStart w:id="7" w:author="Douglas Ezra Morrison" w:date="2025-08-20T16:49:00Z" w:name="move206601017"/>
                  <w:moveFrom w:id="8" w:author="Douglas Ezra Morrison" w:date="2025-08-20T16:49:00Z" w16du:dateUtc="2025-08-20T23:49:00Z">
                    <w:r>
                      <w:rPr>
                        <w:rFonts w:ascii="Gill Sans MT" w:eastAsia="Gill Sans MT" w:hAnsi="Gill Sans MT" w:cs="Gill Sans MT"/>
                        <w:color w:val="000000"/>
                        <w:sz w:val="16"/>
                        <w:szCs w:val="16"/>
                      </w:rPr>
                      <w:t>No, Yes</w:t>
                    </w:r>
                  </w:moveFrom>
                  <w:moveFromRangeEnd w:id="7"/>
                </w:p>
              </w:tc>
              <w:tc>
                <w:tcPr>
                  <w:tcW w:w="864"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E1476" w14:textId="1FCA2AA6"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ins w:id="9" w:author="Douglas Ezra Morrison" w:date="2025-08-20T16:49:00Z" w16du:dateUtc="2025-08-20T23:49:00Z">
                    <w:r>
                      <w:rPr>
                        <w:rFonts w:ascii="Gill Sans MT" w:eastAsia="Gill Sans MT" w:hAnsi="Gill Sans MT" w:cs="Gill Sans MT"/>
                        <w:color w:val="000000"/>
                        <w:sz w:val="16"/>
                        <w:szCs w:val="16"/>
                      </w:rPr>
                      <w:t>50</w:t>
                    </w:r>
                  </w:ins>
                  <w:r>
                    <w:rPr>
                      <w:rFonts w:ascii="Gill Sans MT" w:eastAsia="Gill Sans MT" w:hAnsi="Gill Sans MT" w:cs="Gill Sans MT"/>
                      <w:color w:val="000000"/>
                      <w:sz w:val="16"/>
                      <w:szCs w:val="16"/>
                    </w:rPr>
                    <w:t>.7%</w:t>
                  </w:r>
                </w:p>
              </w:tc>
              <w:tc>
                <w:tcPr>
                  <w:tcW w:w="864"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3C405" w14:textId="29D2F135"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ins w:id="10" w:author="Douglas Ezra Morrison" w:date="2025-08-20T16:49:00Z" w16du:dateUtc="2025-08-20T23:49:00Z">
                    <w:r>
                      <w:rPr>
                        <w:rFonts w:ascii="Gill Sans MT" w:eastAsia="Gill Sans MT" w:hAnsi="Gill Sans MT" w:cs="Gill Sans MT"/>
                        <w:color w:val="000000"/>
                        <w:sz w:val="16"/>
                        <w:szCs w:val="16"/>
                      </w:rPr>
                      <w:t>79.7</w:t>
                    </w:r>
                  </w:ins>
                  <w:r>
                    <w:rPr>
                      <w:rFonts w:ascii="Gill Sans MT" w:eastAsia="Gill Sans MT" w:hAnsi="Gill Sans MT" w:cs="Gill Sans MT"/>
                      <w:color w:val="000000"/>
                      <w:sz w:val="16"/>
                      <w:szCs w:val="16"/>
                    </w:rPr>
                    <w:t>%</w:t>
                  </w:r>
                </w:p>
              </w:tc>
              <w:tc>
                <w:tcPr>
                  <w:tcW w:w="864"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39C6E" w14:textId="1C7C3BFF"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ins w:id="11" w:author="Douglas Ezra Morrison" w:date="2025-08-20T16:49:00Z" w16du:dateUtc="2025-08-20T23:49:00Z">
                    <w:r>
                      <w:rPr>
                        <w:rFonts w:ascii="Gill Sans MT" w:eastAsia="Gill Sans MT" w:hAnsi="Gill Sans MT" w:cs="Gill Sans MT"/>
                        <w:color w:val="000000"/>
                        <w:sz w:val="16"/>
                        <w:szCs w:val="16"/>
                      </w:rPr>
                      <w:t>&lt;</w:t>
                    </w:r>
                  </w:ins>
                  <w:r>
                    <w:rPr>
                      <w:rFonts w:ascii="Gill Sans MT" w:eastAsia="Gill Sans MT" w:hAnsi="Gill Sans MT" w:cs="Gill Sans MT"/>
                      <w:color w:val="000000"/>
                      <w:sz w:val="16"/>
                      <w:szCs w:val="16"/>
                    </w:rPr>
                    <w:t>0.</w:t>
                  </w:r>
                  <w:ins w:id="12" w:author="Douglas Ezra Morrison" w:date="2025-08-20T16:49:00Z" w16du:dateUtc="2025-08-20T23:49:00Z">
                    <w:r>
                      <w:rPr>
                        <w:rFonts w:ascii="Gill Sans MT" w:eastAsia="Gill Sans MT" w:hAnsi="Gill Sans MT" w:cs="Gill Sans MT"/>
                        <w:color w:val="000000"/>
                        <w:sz w:val="16"/>
                        <w:szCs w:val="16"/>
                      </w:rPr>
                      <w:t>001</w:t>
                    </w:r>
                  </w:ins>
                </w:p>
              </w:tc>
            </w:tr>
            <w:tr w:rsidR="006500B7" w14:paraId="1D058954"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8629F"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Ataxia</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C22F6" w14:textId="651672E3"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Ataxia severity</w:t>
                  </w:r>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60FDC"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0, 1, 2, 3, 4</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B3241"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32.6%</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3BE75" w14:textId="294252B8"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ins w:id="13" w:author="Douglas Ezra Morrison" w:date="2025-08-20T16:49:00Z" w16du:dateUtc="2025-08-20T23:49:00Z">
                    <w:r>
                      <w:rPr>
                        <w:rFonts w:ascii="Gill Sans MT" w:eastAsia="Gill Sans MT" w:hAnsi="Gill Sans MT" w:cs="Gill Sans MT"/>
                        <w:color w:val="000000"/>
                        <w:sz w:val="16"/>
                        <w:szCs w:val="16"/>
                      </w:rPr>
                      <w:t>31.4</w:t>
                    </w:r>
                  </w:ins>
                  <w:r>
                    <w:rPr>
                      <w:rFonts w:ascii="Gill Sans MT" w:eastAsia="Gill Sans MT" w:hAnsi="Gill Sans MT" w:cs="Gill Sans MT"/>
                      <w:color w:val="000000"/>
                      <w:sz w:val="16"/>
                      <w:szCs w:val="16"/>
                    </w:rPr>
                    <w:t>%</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E55FD" w14:textId="02AE66EC"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0.</w:t>
                  </w:r>
                  <w:ins w:id="14" w:author="Douglas Ezra Morrison" w:date="2025-08-20T16:49:00Z" w16du:dateUtc="2025-08-20T23:49:00Z">
                    <w:r>
                      <w:rPr>
                        <w:rFonts w:ascii="Gill Sans MT" w:eastAsia="Gill Sans MT" w:hAnsi="Gill Sans MT" w:cs="Gill Sans MT"/>
                        <w:color w:val="000000"/>
                        <w:sz w:val="16"/>
                        <w:szCs w:val="16"/>
                      </w:rPr>
                      <w:t>888</w:t>
                    </w:r>
                  </w:ins>
                </w:p>
              </w:tc>
            </w:tr>
            <w:tr w:rsidR="006500B7" w14:paraId="4F758EAB"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21AC1"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CANTAB</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943A4" w14:textId="149DA8AC"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ins w:id="15" w:author="Douglas Ezra Morrison" w:date="2025-08-20T16:49:00Z" w16du:dateUtc="2025-08-20T23:49:00Z">
                    <w:r>
                      <w:rPr>
                        <w:rFonts w:ascii="Gill Sans MT" w:eastAsia="Gill Sans MT" w:hAnsi="Gill Sans MT" w:cs="Gill Sans MT"/>
                        <w:color w:val="000000"/>
                        <w:sz w:val="16"/>
                        <w:szCs w:val="16"/>
                      </w:rPr>
                      <w:t>Paired Associates Learning (</w:t>
                    </w:r>
                  </w:ins>
                  <w:r>
                    <w:rPr>
                      <w:rFonts w:ascii="Gill Sans MT" w:eastAsia="Gill Sans MT" w:hAnsi="Gill Sans MT" w:cs="Gill Sans MT"/>
                      <w:color w:val="000000"/>
                      <w:sz w:val="16"/>
                      <w:szCs w:val="16"/>
                    </w:rPr>
                    <w:t>PAL</w:t>
                  </w:r>
                  <w:ins w:id="16" w:author="Douglas Ezra Morrison" w:date="2025-08-20T16:49:00Z" w16du:dateUtc="2025-08-20T23:49:00Z">
                    <w:r>
                      <w:rPr>
                        <w:rFonts w:ascii="Gill Sans MT" w:eastAsia="Gill Sans MT" w:hAnsi="Gill Sans MT" w:cs="Gill Sans MT"/>
                        <w:color w:val="000000"/>
                        <w:sz w:val="16"/>
                        <w:szCs w:val="16"/>
                      </w:rPr>
                      <w:t>):</w:t>
                    </w:r>
                  </w:ins>
                  <w:r>
                    <w:rPr>
                      <w:rFonts w:ascii="Gill Sans MT" w:eastAsia="Gill Sans MT" w:hAnsi="Gill Sans MT" w:cs="Gill Sans MT"/>
                      <w:color w:val="000000"/>
                      <w:sz w:val="16"/>
                      <w:szCs w:val="16"/>
                    </w:rPr>
                    <w:t xml:space="preserve"> </w:t>
                  </w:r>
                  <w:ins w:id="17" w:author="Douglas Ezra Morrison" w:date="2025-08-20T16:49:00Z" w16du:dateUtc="2025-08-20T23:49:00Z">
                    <w:r>
                      <w:rPr>
                        <w:rFonts w:ascii="Gill Sans MT" w:eastAsia="Gill Sans MT" w:hAnsi="Gill Sans MT" w:cs="Gill Sans MT"/>
                        <w:color w:val="000000"/>
                        <w:sz w:val="16"/>
                        <w:szCs w:val="16"/>
                      </w:rPr>
                      <w:t>t</w:t>
                    </w:r>
                  </w:ins>
                  <w:r>
                    <w:rPr>
                      <w:rFonts w:ascii="Gill Sans MT" w:eastAsia="Gill Sans MT" w:hAnsi="Gill Sans MT" w:cs="Gill Sans MT"/>
                      <w:color w:val="000000"/>
                      <w:sz w:val="16"/>
                      <w:szCs w:val="16"/>
                    </w:rPr>
                    <w:t>otal errors</w:t>
                  </w:r>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4C936"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 13, &gt; 13</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80645"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71.4%</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53CE4"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65.9%</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DB6AB"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0.803</w:t>
                  </w:r>
                </w:p>
              </w:tc>
            </w:tr>
            <w:tr w:rsidR="006500B7" w14:paraId="3483A37E"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F1A13"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CANTAB</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83094" w14:textId="7F5C9849"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ins w:id="18" w:author="Douglas Ezra Morrison" w:date="2025-08-20T16:49:00Z" w16du:dateUtc="2025-08-20T23:49:00Z">
                    <w:r>
                      <w:rPr>
                        <w:rFonts w:ascii="Gill Sans MT" w:eastAsia="Gill Sans MT" w:hAnsi="Gill Sans MT" w:cs="Gill Sans MT"/>
                        <w:color w:val="000000"/>
                        <w:sz w:val="16"/>
                        <w:szCs w:val="16"/>
                      </w:rPr>
                      <w:t>Reaction Time (</w:t>
                    </w:r>
                  </w:ins>
                  <w:r>
                    <w:rPr>
                      <w:rFonts w:ascii="Gill Sans MT" w:eastAsia="Gill Sans MT" w:hAnsi="Gill Sans MT" w:cs="Gill Sans MT"/>
                      <w:color w:val="000000"/>
                      <w:sz w:val="16"/>
                      <w:szCs w:val="16"/>
                    </w:rPr>
                    <w:t>RTI</w:t>
                  </w:r>
                  <w:ins w:id="19" w:author="Douglas Ezra Morrison" w:date="2025-08-20T16:49:00Z" w16du:dateUtc="2025-08-20T23:49:00Z">
                    <w:r>
                      <w:rPr>
                        <w:rFonts w:ascii="Gill Sans MT" w:eastAsia="Gill Sans MT" w:hAnsi="Gill Sans MT" w:cs="Gill Sans MT"/>
                        <w:color w:val="000000"/>
                        <w:sz w:val="16"/>
                        <w:szCs w:val="16"/>
                      </w:rPr>
                      <w:t>): five</w:t>
                    </w:r>
                  </w:ins>
                  <w:r>
                    <w:rPr>
                      <w:rFonts w:ascii="Gill Sans MT" w:eastAsia="Gill Sans MT" w:hAnsi="Gill Sans MT" w:cs="Gill Sans MT"/>
                      <w:color w:val="000000"/>
                      <w:sz w:val="16"/>
                      <w:szCs w:val="16"/>
                    </w:rPr>
                    <w:t>-choice movement time</w:t>
                  </w:r>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C8A56"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 368.57, &gt; 368.57</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3E6A7"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27.3%</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44D3D"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32.3%</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3FC51"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0.805</w:t>
                  </w:r>
                </w:p>
              </w:tc>
            </w:tr>
            <w:tr w:rsidR="006500B7" w14:paraId="53CB40F6"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3DA1D"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CANTAB</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34CFF" w14:textId="1E4B2581"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ins w:id="20" w:author="Douglas Ezra Morrison" w:date="2025-08-20T16:49:00Z" w16du:dateUtc="2025-08-20T23:49:00Z">
                    <w:r>
                      <w:rPr>
                        <w:rFonts w:ascii="Gill Sans MT" w:eastAsia="Gill Sans MT" w:hAnsi="Gill Sans MT" w:cs="Gill Sans MT"/>
                        <w:color w:val="000000"/>
                        <w:sz w:val="16"/>
                        <w:szCs w:val="16"/>
                      </w:rPr>
                      <w:t>Spatial Working Memory (</w:t>
                    </w:r>
                  </w:ins>
                  <w:r>
                    <w:rPr>
                      <w:rFonts w:ascii="Gill Sans MT" w:eastAsia="Gill Sans MT" w:hAnsi="Gill Sans MT" w:cs="Gill Sans MT"/>
                      <w:color w:val="000000"/>
                      <w:sz w:val="16"/>
                      <w:szCs w:val="16"/>
                    </w:rPr>
                    <w:t>SWM</w:t>
                  </w:r>
                  <w:ins w:id="21" w:author="Douglas Ezra Morrison" w:date="2025-08-20T16:49:00Z" w16du:dateUtc="2025-08-20T23:49:00Z">
                    <w:r>
                      <w:rPr>
                        <w:rFonts w:ascii="Gill Sans MT" w:eastAsia="Gill Sans MT" w:hAnsi="Gill Sans MT" w:cs="Gill Sans MT"/>
                        <w:color w:val="000000"/>
                        <w:sz w:val="16"/>
                        <w:szCs w:val="16"/>
                      </w:rPr>
                      <w:t>):</w:t>
                    </w:r>
                  </w:ins>
                  <w:r>
                    <w:rPr>
                      <w:rFonts w:ascii="Gill Sans MT" w:eastAsia="Gill Sans MT" w:hAnsi="Gill Sans MT" w:cs="Gill Sans MT"/>
                      <w:color w:val="000000"/>
                      <w:sz w:val="16"/>
                      <w:szCs w:val="16"/>
                    </w:rPr>
                    <w:t xml:space="preserve"> </w:t>
                  </w:r>
                  <w:ins w:id="22" w:author="Douglas Ezra Morrison" w:date="2025-08-20T16:49:00Z" w16du:dateUtc="2025-08-20T23:49:00Z">
                    <w:r>
                      <w:rPr>
                        <w:rFonts w:ascii="Gill Sans MT" w:eastAsia="Gill Sans MT" w:hAnsi="Gill Sans MT" w:cs="Gill Sans MT"/>
                        <w:color w:val="000000"/>
                        <w:sz w:val="16"/>
                        <w:szCs w:val="16"/>
                      </w:rPr>
                      <w:t>b</w:t>
                    </w:r>
                  </w:ins>
                  <w:r>
                    <w:rPr>
                      <w:rFonts w:ascii="Gill Sans MT" w:eastAsia="Gill Sans MT" w:hAnsi="Gill Sans MT" w:cs="Gill Sans MT"/>
                      <w:color w:val="000000"/>
                      <w:sz w:val="16"/>
                      <w:szCs w:val="16"/>
                    </w:rPr>
                    <w:t>etween errors</w:t>
                  </w:r>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DB0E5"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 26, &gt; 26</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82E5D"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10%</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7724A"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38.2%</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845D0"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0.020</w:t>
                  </w:r>
                </w:p>
              </w:tc>
            </w:tr>
            <w:tr w:rsidR="006500B7" w14:paraId="212B898A"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7F5B5"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MRI</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A0082" w14:textId="43EA7871"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 xml:space="preserve">Corpus </w:t>
                  </w:r>
                  <w:ins w:id="23" w:author="Douglas Ezra Morrison" w:date="2025-08-20T16:49:00Z" w16du:dateUtc="2025-08-20T23:49:00Z">
                    <w:r>
                      <w:rPr>
                        <w:rFonts w:ascii="Gill Sans MT" w:eastAsia="Gill Sans MT" w:hAnsi="Gill Sans MT" w:cs="Gill Sans MT"/>
                        <w:color w:val="000000"/>
                        <w:sz w:val="16"/>
                        <w:szCs w:val="16"/>
                      </w:rPr>
                      <w:t>callosum thickness</w:t>
                    </w:r>
                  </w:ins>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280AD"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Normal, Thin</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F33A8"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23.1%</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D8076"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45.3%</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5ECD5"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0.059</w:t>
                  </w:r>
                </w:p>
              </w:tc>
            </w:tr>
            <w:tr w:rsidR="006500B7" w14:paraId="1F2E0977"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824AA"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MRI</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343B5" w14:textId="541F167E"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 xml:space="preserve">Genu </w:t>
                  </w:r>
                  <w:ins w:id="24" w:author="Douglas Ezra Morrison" w:date="2025-08-20T16:49:00Z" w16du:dateUtc="2025-08-20T23:49:00Z">
                    <w:r>
                      <w:rPr>
                        <w:rFonts w:ascii="Gill Sans MT" w:eastAsia="Gill Sans MT" w:hAnsi="Gill Sans MT" w:cs="Gill Sans MT"/>
                        <w:color w:val="000000"/>
                        <w:sz w:val="16"/>
                        <w:szCs w:val="16"/>
                      </w:rPr>
                      <w:t>white matter hyperintensity</w:t>
                    </w:r>
                  </w:ins>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94834"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 xml:space="preserve">No, </w:t>
                  </w:r>
                  <w:proofErr w:type="gramStart"/>
                  <w:r>
                    <w:rPr>
                      <w:rFonts w:ascii="Gill Sans MT" w:eastAsia="Gill Sans MT" w:hAnsi="Gill Sans MT" w:cs="Gill Sans MT"/>
                      <w:color w:val="000000"/>
                      <w:sz w:val="16"/>
                      <w:szCs w:val="16"/>
                    </w:rPr>
                    <w:t>Yes</w:t>
                  </w:r>
                  <w:proofErr w:type="gramEnd"/>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3B761"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41.7%</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EB876"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50%</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777DB"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0.629</w:t>
                  </w:r>
                </w:p>
              </w:tc>
            </w:tr>
            <w:tr w:rsidR="006500B7" w14:paraId="5475ADC9" w14:textId="77777777" w:rsidTr="00EA5C74">
              <w:trPr>
                <w:gridAfter w:val="1"/>
                <w:wAfter w:w="701" w:type="dxa"/>
                <w:jc w:val="center"/>
                <w:ins w:id="25" w:author="Douglas Ezra Morrison" w:date="2025-08-20T16:49:00Z"/>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DEC34"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ins w:id="26" w:author="Douglas Ezra Morrison" w:date="2025-08-20T16:49:00Z" w16du:dateUtc="2025-08-20T23:49:00Z"/>
                      <w:rFonts w:ascii="Gill Sans MT" w:eastAsia="Gill Sans MT" w:hAnsi="Gill Sans MT" w:cs="Gill Sans MT"/>
                      <w:color w:val="000000"/>
                      <w:sz w:val="16"/>
                      <w:szCs w:val="16"/>
                    </w:rPr>
                  </w:pPr>
                  <w:ins w:id="27" w:author="Douglas Ezra Morrison" w:date="2025-08-20T16:49:00Z" w16du:dateUtc="2025-08-20T23:49:00Z">
                    <w:r>
                      <w:rPr>
                        <w:rFonts w:ascii="Gill Sans MT" w:eastAsia="Gill Sans MT" w:hAnsi="Gill Sans MT" w:cs="Gill Sans MT"/>
                        <w:color w:val="000000"/>
                        <w:sz w:val="16"/>
                        <w:szCs w:val="16"/>
                      </w:rPr>
                      <w:t>MRI</w:t>
                    </w:r>
                  </w:ins>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B55CB"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ins w:id="28" w:author="Douglas Ezra Morrison" w:date="2025-08-20T16:49:00Z" w16du:dateUtc="2025-08-20T23:49:00Z"/>
                      <w:rFonts w:ascii="Gill Sans MT" w:eastAsia="Gill Sans MT" w:hAnsi="Gill Sans MT" w:cs="Gill Sans MT"/>
                      <w:color w:val="000000"/>
                      <w:sz w:val="16"/>
                      <w:szCs w:val="16"/>
                    </w:rPr>
                  </w:pPr>
                  <w:ins w:id="29" w:author="Douglas Ezra Morrison" w:date="2025-08-20T16:49:00Z" w16du:dateUtc="2025-08-20T23:49:00Z">
                    <w:r>
                      <w:rPr>
                        <w:rFonts w:ascii="Gill Sans MT" w:eastAsia="Gill Sans MT" w:hAnsi="Gill Sans MT" w:cs="Gill Sans MT"/>
                        <w:color w:val="000000"/>
                        <w:sz w:val="16"/>
                        <w:szCs w:val="16"/>
                      </w:rPr>
                      <w:t>Middle cerebellar peduncle (MCP): white matter hyperintensity</w:t>
                    </w:r>
                  </w:ins>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70A7E"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ins w:id="30" w:author="Douglas Ezra Morrison" w:date="2025-08-20T16:49:00Z" w16du:dateUtc="2025-08-20T23:49:00Z"/>
                      <w:rFonts w:ascii="Gill Sans MT" w:eastAsia="Gill Sans MT" w:hAnsi="Gill Sans MT" w:cs="Gill Sans MT"/>
                      <w:color w:val="000000"/>
                      <w:sz w:val="16"/>
                      <w:szCs w:val="16"/>
                    </w:rPr>
                  </w:pPr>
                  <w:ins w:id="31" w:author="Douglas Ezra Morrison" w:date="2025-08-20T16:49:00Z" w16du:dateUtc="2025-08-20T23:49:00Z">
                    <w:r>
                      <w:rPr>
                        <w:rFonts w:ascii="Gill Sans MT" w:eastAsia="Gill Sans MT" w:hAnsi="Gill Sans MT" w:cs="Gill Sans MT"/>
                        <w:color w:val="000000"/>
                        <w:sz w:val="16"/>
                        <w:szCs w:val="16"/>
                      </w:rPr>
                      <w:t>None, Mild, Moderate/Severe</w:t>
                    </w:r>
                  </w:ins>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A2AA9"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ins w:id="32" w:author="Douglas Ezra Morrison" w:date="2025-08-20T16:49:00Z" w16du:dateUtc="2025-08-20T23:49:00Z"/>
                      <w:rFonts w:ascii="Gill Sans MT" w:eastAsia="Gill Sans MT" w:hAnsi="Gill Sans MT" w:cs="Gill Sans MT"/>
                      <w:color w:val="000000"/>
                      <w:sz w:val="16"/>
                      <w:szCs w:val="16"/>
                    </w:rPr>
                  </w:pPr>
                  <w:ins w:id="33" w:author="Douglas Ezra Morrison" w:date="2025-08-20T16:49:00Z" w16du:dateUtc="2025-08-20T23:49:00Z">
                    <w:r>
                      <w:rPr>
                        <w:rFonts w:ascii="Gill Sans MT" w:eastAsia="Gill Sans MT" w:hAnsi="Gill Sans MT" w:cs="Gill Sans MT"/>
                        <w:color w:val="000000"/>
                        <w:sz w:val="16"/>
                        <w:szCs w:val="16"/>
                      </w:rPr>
                      <w:t>0%</w:t>
                    </w:r>
                  </w:ins>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379A6"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ins w:id="34" w:author="Douglas Ezra Morrison" w:date="2025-08-20T16:49:00Z" w16du:dateUtc="2025-08-20T23:49:00Z"/>
                      <w:rFonts w:ascii="Gill Sans MT" w:eastAsia="Gill Sans MT" w:hAnsi="Gill Sans MT" w:cs="Gill Sans MT"/>
                      <w:color w:val="000000"/>
                      <w:sz w:val="16"/>
                      <w:szCs w:val="16"/>
                    </w:rPr>
                  </w:pPr>
                  <w:ins w:id="35" w:author="Douglas Ezra Morrison" w:date="2025-08-20T16:49:00Z" w16du:dateUtc="2025-08-20T23:49:00Z">
                    <w:r>
                      <w:rPr>
                        <w:rFonts w:ascii="Gill Sans MT" w:eastAsia="Gill Sans MT" w:hAnsi="Gill Sans MT" w:cs="Gill Sans MT"/>
                        <w:color w:val="000000"/>
                        <w:sz w:val="16"/>
                        <w:szCs w:val="16"/>
                      </w:rPr>
                      <w:t>39.3%</w:t>
                    </w:r>
                  </w:ins>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EB07D"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ins w:id="36" w:author="Douglas Ezra Morrison" w:date="2025-08-20T16:49:00Z" w16du:dateUtc="2025-08-20T23:49:00Z"/>
                      <w:rFonts w:ascii="Gill Sans MT" w:eastAsia="Gill Sans MT" w:hAnsi="Gill Sans MT" w:cs="Gill Sans MT"/>
                      <w:color w:val="000000"/>
                      <w:sz w:val="16"/>
                      <w:szCs w:val="16"/>
                    </w:rPr>
                  </w:pPr>
                  <w:ins w:id="37" w:author="Douglas Ezra Morrison" w:date="2025-08-20T16:49:00Z" w16du:dateUtc="2025-08-20T23:49:00Z">
                    <w:r>
                      <w:rPr>
                        <w:rFonts w:ascii="Gill Sans MT" w:eastAsia="Gill Sans MT" w:hAnsi="Gill Sans MT" w:cs="Gill Sans MT"/>
                        <w:color w:val="000000"/>
                        <w:sz w:val="16"/>
                        <w:szCs w:val="16"/>
                      </w:rPr>
                      <w:t>&lt;0.001</w:t>
                    </w:r>
                  </w:ins>
                </w:p>
              </w:tc>
            </w:tr>
            <w:tr w:rsidR="006500B7" w14:paraId="0BD34B0F"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8D3F5"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MRI</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832FA"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MRI: Cerebellar</w:t>
                  </w:r>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8538D" w14:textId="47AECFDE"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None, Mild, Moderate</w:t>
                  </w:r>
                  <w:ins w:id="38" w:author="Douglas Ezra Morrison" w:date="2025-08-20T16:49:00Z" w16du:dateUtc="2025-08-20T23:49:00Z">
                    <w:r>
                      <w:rPr>
                        <w:rFonts w:ascii="Gill Sans MT" w:eastAsia="Gill Sans MT" w:hAnsi="Gill Sans MT" w:cs="Gill Sans MT"/>
                        <w:color w:val="000000"/>
                        <w:sz w:val="16"/>
                        <w:szCs w:val="16"/>
                      </w:rPr>
                      <w:t>/</w:t>
                    </w:r>
                  </w:ins>
                  <w:r>
                    <w:rPr>
                      <w:rFonts w:ascii="Gill Sans MT" w:eastAsia="Gill Sans MT" w:hAnsi="Gill Sans MT" w:cs="Gill Sans MT"/>
                      <w:color w:val="000000"/>
                      <w:sz w:val="16"/>
                      <w:szCs w:val="16"/>
                    </w:rPr>
                    <w:t>Severe</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9FA94" w14:textId="1869474D"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ins w:id="39" w:author="Douglas Ezra Morrison" w:date="2025-08-20T16:49:00Z" w16du:dateUtc="2025-08-20T23:49:00Z">
                    <w:r>
                      <w:rPr>
                        <w:rFonts w:ascii="Gill Sans MT" w:eastAsia="Gill Sans MT" w:hAnsi="Gill Sans MT" w:cs="Gill Sans MT"/>
                        <w:color w:val="000000"/>
                        <w:sz w:val="16"/>
                        <w:szCs w:val="16"/>
                      </w:rPr>
                      <w:t>50</w:t>
                    </w:r>
                  </w:ins>
                  <w:r>
                    <w:rPr>
                      <w:rFonts w:ascii="Gill Sans MT" w:eastAsia="Gill Sans MT" w:hAnsi="Gill Sans MT" w:cs="Gill Sans MT"/>
                      <w:color w:val="000000"/>
                      <w:sz w:val="16"/>
                      <w:szCs w:val="16"/>
                    </w:rPr>
                    <w:t>%</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EB5A4" w14:textId="19E10BAC"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ins w:id="40" w:author="Douglas Ezra Morrison" w:date="2025-08-20T16:49:00Z" w16du:dateUtc="2025-08-20T23:49:00Z">
                    <w:r>
                      <w:rPr>
                        <w:rFonts w:ascii="Gill Sans MT" w:eastAsia="Gill Sans MT" w:hAnsi="Gill Sans MT" w:cs="Gill Sans MT"/>
                        <w:color w:val="000000"/>
                        <w:sz w:val="16"/>
                        <w:szCs w:val="16"/>
                      </w:rPr>
                      <w:t>65.1</w:t>
                    </w:r>
                  </w:ins>
                  <w:r>
                    <w:rPr>
                      <w:rFonts w:ascii="Gill Sans MT" w:eastAsia="Gill Sans MT" w:hAnsi="Gill Sans MT" w:cs="Gill Sans MT"/>
                      <w:color w:val="000000"/>
                      <w:sz w:val="16"/>
                      <w:szCs w:val="16"/>
                    </w:rPr>
                    <w:t>%</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B1F0F" w14:textId="69898FE3"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0.17</w:t>
                  </w:r>
                  <w:ins w:id="41" w:author="Douglas Ezra Morrison" w:date="2025-08-20T16:49:00Z" w16du:dateUtc="2025-08-20T23:49:00Z">
                    <w:r>
                      <w:rPr>
                        <w:rFonts w:ascii="Gill Sans MT" w:eastAsia="Gill Sans MT" w:hAnsi="Gill Sans MT" w:cs="Gill Sans MT"/>
                        <w:color w:val="000000"/>
                        <w:sz w:val="16"/>
                        <w:szCs w:val="16"/>
                      </w:rPr>
                      <w:t>6</w:t>
                    </w:r>
                  </w:ins>
                </w:p>
              </w:tc>
            </w:tr>
            <w:tr w:rsidR="006500B7" w14:paraId="1AAC392B"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3324D"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MRI</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D821F"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MRI: Cerebral</w:t>
                  </w:r>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5CA69" w14:textId="5D61DF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None, Mild, Moderate</w:t>
                  </w:r>
                  <w:ins w:id="42" w:author="Douglas Ezra Morrison" w:date="2025-08-20T16:49:00Z" w16du:dateUtc="2025-08-20T23:49:00Z">
                    <w:r>
                      <w:rPr>
                        <w:rFonts w:ascii="Gill Sans MT" w:eastAsia="Gill Sans MT" w:hAnsi="Gill Sans MT" w:cs="Gill Sans MT"/>
                        <w:color w:val="000000"/>
                        <w:sz w:val="16"/>
                        <w:szCs w:val="16"/>
                      </w:rPr>
                      <w:t>/</w:t>
                    </w:r>
                  </w:ins>
                  <w:r>
                    <w:rPr>
                      <w:rFonts w:ascii="Gill Sans MT" w:eastAsia="Gill Sans MT" w:hAnsi="Gill Sans MT" w:cs="Gill Sans MT"/>
                      <w:color w:val="000000"/>
                      <w:sz w:val="16"/>
                      <w:szCs w:val="16"/>
                    </w:rPr>
                    <w:t>Severe</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2EE3D"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92.6%</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AA109"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81.6%</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087F2"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0.234</w:t>
                  </w:r>
                </w:p>
              </w:tc>
            </w:tr>
            <w:tr w:rsidR="006500B7" w14:paraId="7A1C200D"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9D7D9"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MRI</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A86A2" w14:textId="0EC6B692"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 xml:space="preserve">Splenium </w:t>
                  </w:r>
                  <w:ins w:id="43" w:author="Douglas Ezra Morrison" w:date="2025-08-20T16:49:00Z" w16du:dateUtc="2025-08-20T23:49:00Z">
                    <w:r>
                      <w:rPr>
                        <w:rFonts w:ascii="Gill Sans MT" w:eastAsia="Gill Sans MT" w:hAnsi="Gill Sans MT" w:cs="Gill Sans MT"/>
                        <w:color w:val="000000"/>
                        <w:sz w:val="16"/>
                        <w:szCs w:val="16"/>
                      </w:rPr>
                      <w:t>white matter hyperintensity</w:t>
                    </w:r>
                  </w:ins>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BD6C9"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None, Mild, Moderate</w:t>
                  </w:r>
                  <w:del w:id="44" w:author="Douglas Ezra Morrison" w:date="2025-08-20T16:49:00Z" w16du:dateUtc="2025-08-20T23:49:00Z">
                    <w:r>
                      <w:rPr>
                        <w:rFonts w:ascii="Gill Sans MT" w:eastAsia="Gill Sans MT" w:hAnsi="Gill Sans MT" w:cs="Gill Sans MT"/>
                        <w:color w:val="000000"/>
                        <w:sz w:val="16"/>
                        <w:szCs w:val="16"/>
                      </w:rPr>
                      <w:delText xml:space="preserve">, </w:delText>
                    </w:r>
                  </w:del>
                  <w:ins w:id="45" w:author="Douglas Ezra Morrison" w:date="2025-08-20T16:49:00Z" w16du:dateUtc="2025-08-20T23:49:00Z">
                    <w:r>
                      <w:rPr>
                        <w:rFonts w:ascii="Gill Sans MT" w:eastAsia="Gill Sans MT" w:hAnsi="Gill Sans MT" w:cs="Gill Sans MT"/>
                        <w:color w:val="000000"/>
                        <w:sz w:val="16"/>
                        <w:szCs w:val="16"/>
                      </w:rPr>
                      <w:t>/</w:t>
                    </w:r>
                  </w:ins>
                  <w:r>
                    <w:rPr>
                      <w:rFonts w:ascii="Gill Sans MT" w:eastAsia="Gill Sans MT" w:hAnsi="Gill Sans MT" w:cs="Gill Sans MT"/>
                      <w:color w:val="000000"/>
                      <w:sz w:val="16"/>
                      <w:szCs w:val="16"/>
                    </w:rPr>
                    <w:t>Severe</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BA001"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66.7%</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62F0A"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66.7%</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762F5"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&gt;0.999</w:t>
                  </w:r>
                </w:p>
              </w:tc>
            </w:tr>
            <w:tr w:rsidR="006500B7" w14:paraId="6B739A02" w14:textId="77777777" w:rsidTr="00EA5C74">
              <w:trPr>
                <w:jc w:val="center"/>
                <w:del w:id="46" w:author="Douglas Ezra Morrison" w:date="2025-08-20T16:49:00Z"/>
              </w:trPr>
              <w:tc>
                <w:tcPr>
                  <w:tcW w:w="132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684C4"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rPr>
                      <w:del w:id="47" w:author="Douglas Ezra Morrison" w:date="2025-08-20T16:49:00Z" w16du:dateUtc="2025-08-20T23:49:00Z"/>
                      <w:rFonts w:ascii="Gill Sans MT" w:eastAsia="Gill Sans MT" w:hAnsi="Gill Sans MT" w:cs="Gill Sans MT"/>
                      <w:color w:val="000000"/>
                      <w:sz w:val="16"/>
                      <w:szCs w:val="16"/>
                    </w:rPr>
                  </w:pPr>
                  <w:del w:id="48" w:author="Douglas Ezra Morrison" w:date="2025-08-20T16:49:00Z" w16du:dateUtc="2025-08-20T23:49:00Z">
                    <w:r>
                      <w:rPr>
                        <w:rFonts w:ascii="Gill Sans MT" w:eastAsia="Gill Sans MT" w:hAnsi="Gill Sans MT" w:cs="Gill Sans MT"/>
                        <w:color w:val="000000"/>
                        <w:sz w:val="16"/>
                        <w:szCs w:val="16"/>
                      </w:rPr>
                      <w:delText>Parkinsonian</w:delText>
                    </w:r>
                  </w:del>
                </w:p>
              </w:tc>
              <w:tc>
                <w:tcPr>
                  <w:tcW w:w="211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0185D"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center"/>
                    <w:rPr>
                      <w:del w:id="49" w:author="Douglas Ezra Morrison" w:date="2025-08-20T16:49:00Z" w16du:dateUtc="2025-08-20T23:49:00Z"/>
                      <w:rFonts w:ascii="Gill Sans MT" w:eastAsia="Gill Sans MT" w:hAnsi="Gill Sans MT" w:cs="Gill Sans MT"/>
                      <w:color w:val="000000"/>
                      <w:sz w:val="16"/>
                      <w:szCs w:val="16"/>
                    </w:rPr>
                  </w:pPr>
                  <w:del w:id="50" w:author="Douglas Ezra Morrison" w:date="2025-08-20T16:49:00Z" w16du:dateUtc="2025-08-20T23:49:00Z">
                    <w:r>
                      <w:rPr>
                        <w:rFonts w:ascii="Gill Sans MT" w:eastAsia="Gill Sans MT" w:hAnsi="Gill Sans MT" w:cs="Gill Sans MT"/>
                        <w:color w:val="000000"/>
                        <w:sz w:val="16"/>
                        <w:szCs w:val="16"/>
                      </w:rPr>
                      <w:delText>Increased tone</w:delText>
                    </w:r>
                  </w:del>
                </w:p>
              </w:tc>
              <w:tc>
                <w:tcPr>
                  <w:tcW w:w="2693"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3745C"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center"/>
                    <w:rPr>
                      <w:del w:id="51" w:author="Douglas Ezra Morrison" w:date="2025-08-20T16:49:00Z" w16du:dateUtc="2025-08-20T23:49:00Z"/>
                      <w:rFonts w:ascii="Gill Sans MT" w:eastAsia="Gill Sans MT" w:hAnsi="Gill Sans MT" w:cs="Gill Sans MT"/>
                      <w:color w:val="000000"/>
                      <w:sz w:val="16"/>
                      <w:szCs w:val="16"/>
                    </w:rPr>
                  </w:pPr>
                  <w:del w:id="52" w:author="Douglas Ezra Morrison" w:date="2025-08-20T16:49:00Z" w16du:dateUtc="2025-08-20T23:49:00Z">
                    <w:r>
                      <w:rPr>
                        <w:rFonts w:ascii="Gill Sans MT" w:eastAsia="Gill Sans MT" w:hAnsi="Gill Sans MT" w:cs="Gill Sans MT"/>
                        <w:color w:val="000000"/>
                        <w:sz w:val="16"/>
                        <w:szCs w:val="16"/>
                      </w:rPr>
                      <w:delText>No, Yes</w:delText>
                    </w:r>
                  </w:del>
                </w:p>
              </w:tc>
              <w:tc>
                <w:tcPr>
                  <w:tcW w:w="85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3DFB0"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right"/>
                    <w:rPr>
                      <w:del w:id="53" w:author="Douglas Ezra Morrison" w:date="2025-08-20T16:49:00Z" w16du:dateUtc="2025-08-20T23:49:00Z"/>
                      <w:rFonts w:ascii="Gill Sans MT" w:eastAsia="Gill Sans MT" w:hAnsi="Gill Sans MT" w:cs="Gill Sans MT"/>
                      <w:color w:val="000000"/>
                      <w:sz w:val="16"/>
                      <w:szCs w:val="16"/>
                    </w:rPr>
                  </w:pPr>
                  <w:del w:id="54" w:author="Douglas Ezra Morrison" w:date="2025-08-20T16:49:00Z" w16du:dateUtc="2025-08-20T23:49:00Z">
                    <w:r>
                      <w:rPr>
                        <w:rFonts w:ascii="Gill Sans MT" w:eastAsia="Gill Sans MT" w:hAnsi="Gill Sans MT" w:cs="Gill Sans MT"/>
                        <w:color w:val="000000"/>
                        <w:sz w:val="16"/>
                        <w:szCs w:val="16"/>
                      </w:rPr>
                      <w:delText>6.5%</w:delText>
                    </w:r>
                  </w:del>
                </w:p>
              </w:tc>
              <w:tc>
                <w:tcPr>
                  <w:tcW w:w="709"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93CDA"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right"/>
                    <w:rPr>
                      <w:del w:id="55" w:author="Douglas Ezra Morrison" w:date="2025-08-20T16:49:00Z" w16du:dateUtc="2025-08-20T23:49:00Z"/>
                      <w:rFonts w:ascii="Gill Sans MT" w:eastAsia="Gill Sans MT" w:hAnsi="Gill Sans MT" w:cs="Gill Sans MT"/>
                      <w:color w:val="000000"/>
                      <w:sz w:val="16"/>
                      <w:szCs w:val="16"/>
                    </w:rPr>
                  </w:pPr>
                  <w:del w:id="56" w:author="Douglas Ezra Morrison" w:date="2025-08-20T16:49:00Z" w16du:dateUtc="2025-08-20T23:49:00Z">
                    <w:r>
                      <w:rPr>
                        <w:rFonts w:ascii="Gill Sans MT" w:eastAsia="Gill Sans MT" w:hAnsi="Gill Sans MT" w:cs="Gill Sans MT"/>
                        <w:color w:val="000000"/>
                        <w:sz w:val="16"/>
                        <w:szCs w:val="16"/>
                      </w:rPr>
                      <w:delText>21.2%</w:delText>
                    </w:r>
                  </w:del>
                </w:p>
              </w:tc>
              <w:tc>
                <w:tcPr>
                  <w:tcW w:w="85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04FD6"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right"/>
                    <w:rPr>
                      <w:del w:id="57" w:author="Douglas Ezra Morrison" w:date="2025-08-20T16:49:00Z" w16du:dateUtc="2025-08-20T23:49:00Z"/>
                      <w:rFonts w:ascii="Gill Sans MT" w:eastAsia="Gill Sans MT" w:hAnsi="Gill Sans MT" w:cs="Gill Sans MT"/>
                      <w:color w:val="000000"/>
                      <w:sz w:val="16"/>
                      <w:szCs w:val="16"/>
                    </w:rPr>
                  </w:pPr>
                  <w:del w:id="58" w:author="Douglas Ezra Morrison" w:date="2025-08-20T16:49:00Z" w16du:dateUtc="2025-08-20T23:49:00Z">
                    <w:r>
                      <w:rPr>
                        <w:rFonts w:ascii="Gill Sans MT" w:eastAsia="Gill Sans MT" w:hAnsi="Gill Sans MT" w:cs="Gill Sans MT"/>
                        <w:color w:val="000000"/>
                        <w:sz w:val="16"/>
                        <w:szCs w:val="16"/>
                      </w:rPr>
                      <w:delText>0.034</w:delText>
                    </w:r>
                  </w:del>
                </w:p>
              </w:tc>
            </w:tr>
            <w:tr w:rsidR="006500B7" w14:paraId="23F735A9" w14:textId="77777777" w:rsidTr="00EA5C74">
              <w:trPr>
                <w:jc w:val="center"/>
                <w:del w:id="59" w:author="Douglas Ezra Morrison" w:date="2025-08-20T16:49:00Z"/>
              </w:trPr>
              <w:tc>
                <w:tcPr>
                  <w:tcW w:w="132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833B0"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rPr>
                      <w:del w:id="60" w:author="Douglas Ezra Morrison" w:date="2025-08-20T16:49:00Z" w16du:dateUtc="2025-08-20T23:49:00Z"/>
                      <w:rFonts w:ascii="Gill Sans MT" w:eastAsia="Gill Sans MT" w:hAnsi="Gill Sans MT" w:cs="Gill Sans MT"/>
                      <w:color w:val="000000"/>
                      <w:sz w:val="16"/>
                      <w:szCs w:val="16"/>
                    </w:rPr>
                  </w:pPr>
                  <w:del w:id="61" w:author="Douglas Ezra Morrison" w:date="2025-08-20T16:49:00Z" w16du:dateUtc="2025-08-20T23:49:00Z">
                    <w:r>
                      <w:rPr>
                        <w:rFonts w:ascii="Gill Sans MT" w:eastAsia="Gill Sans MT" w:hAnsi="Gill Sans MT" w:cs="Gill Sans MT"/>
                        <w:color w:val="000000"/>
                        <w:sz w:val="16"/>
                        <w:szCs w:val="16"/>
                      </w:rPr>
                      <w:delText>Parkinsonian</w:delText>
                    </w:r>
                  </w:del>
                </w:p>
              </w:tc>
              <w:tc>
                <w:tcPr>
                  <w:tcW w:w="211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3D59C"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center"/>
                    <w:rPr>
                      <w:del w:id="62" w:author="Douglas Ezra Morrison" w:date="2025-08-20T16:49:00Z" w16du:dateUtc="2025-08-20T23:49:00Z"/>
                      <w:rFonts w:ascii="Gill Sans MT" w:eastAsia="Gill Sans MT" w:hAnsi="Gill Sans MT" w:cs="Gill Sans MT"/>
                      <w:color w:val="000000"/>
                      <w:sz w:val="16"/>
                      <w:szCs w:val="16"/>
                    </w:rPr>
                  </w:pPr>
                  <w:del w:id="63" w:author="Douglas Ezra Morrison" w:date="2025-08-20T16:49:00Z" w16du:dateUtc="2025-08-20T23:49:00Z">
                    <w:r>
                      <w:rPr>
                        <w:rFonts w:ascii="Gill Sans MT" w:eastAsia="Gill Sans MT" w:hAnsi="Gill Sans MT" w:cs="Gill Sans MT"/>
                        <w:color w:val="000000"/>
                        <w:sz w:val="16"/>
                        <w:szCs w:val="16"/>
                      </w:rPr>
                      <w:delText>Masked faces</w:delText>
                    </w:r>
                  </w:del>
                </w:p>
              </w:tc>
              <w:tc>
                <w:tcPr>
                  <w:tcW w:w="2693"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68004"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center"/>
                    <w:rPr>
                      <w:del w:id="64" w:author="Douglas Ezra Morrison" w:date="2025-08-20T16:49:00Z" w16du:dateUtc="2025-08-20T23:49:00Z"/>
                      <w:rFonts w:ascii="Gill Sans MT" w:eastAsia="Gill Sans MT" w:hAnsi="Gill Sans MT" w:cs="Gill Sans MT"/>
                      <w:color w:val="000000"/>
                      <w:sz w:val="16"/>
                      <w:szCs w:val="16"/>
                    </w:rPr>
                  </w:pPr>
                  <w:del w:id="65" w:author="Douglas Ezra Morrison" w:date="2025-08-20T16:49:00Z" w16du:dateUtc="2025-08-20T23:49:00Z">
                    <w:r>
                      <w:rPr>
                        <w:rFonts w:ascii="Gill Sans MT" w:eastAsia="Gill Sans MT" w:hAnsi="Gill Sans MT" w:cs="Gill Sans MT"/>
                        <w:color w:val="000000"/>
                        <w:sz w:val="16"/>
                        <w:szCs w:val="16"/>
                      </w:rPr>
                      <w:delText>No, Yes</w:delText>
                    </w:r>
                  </w:del>
                </w:p>
              </w:tc>
              <w:tc>
                <w:tcPr>
                  <w:tcW w:w="85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9D1BA"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right"/>
                    <w:rPr>
                      <w:del w:id="66" w:author="Douglas Ezra Morrison" w:date="2025-08-20T16:49:00Z" w16du:dateUtc="2025-08-20T23:49:00Z"/>
                      <w:rFonts w:ascii="Gill Sans MT" w:eastAsia="Gill Sans MT" w:hAnsi="Gill Sans MT" w:cs="Gill Sans MT"/>
                      <w:color w:val="000000"/>
                      <w:sz w:val="16"/>
                      <w:szCs w:val="16"/>
                    </w:rPr>
                  </w:pPr>
                  <w:del w:id="67" w:author="Douglas Ezra Morrison" w:date="2025-08-20T16:49:00Z" w16du:dateUtc="2025-08-20T23:49:00Z">
                    <w:r>
                      <w:rPr>
                        <w:rFonts w:ascii="Gill Sans MT" w:eastAsia="Gill Sans MT" w:hAnsi="Gill Sans MT" w:cs="Gill Sans MT"/>
                        <w:color w:val="000000"/>
                        <w:sz w:val="16"/>
                        <w:szCs w:val="16"/>
                      </w:rPr>
                      <w:delText>5.7%</w:delText>
                    </w:r>
                  </w:del>
                </w:p>
              </w:tc>
              <w:tc>
                <w:tcPr>
                  <w:tcW w:w="709"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FA6DC"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right"/>
                    <w:rPr>
                      <w:del w:id="68" w:author="Douglas Ezra Morrison" w:date="2025-08-20T16:49:00Z" w16du:dateUtc="2025-08-20T23:49:00Z"/>
                      <w:rFonts w:ascii="Gill Sans MT" w:eastAsia="Gill Sans MT" w:hAnsi="Gill Sans MT" w:cs="Gill Sans MT"/>
                      <w:color w:val="000000"/>
                      <w:sz w:val="16"/>
                      <w:szCs w:val="16"/>
                    </w:rPr>
                  </w:pPr>
                  <w:del w:id="69" w:author="Douglas Ezra Morrison" w:date="2025-08-20T16:49:00Z" w16du:dateUtc="2025-08-20T23:49:00Z">
                    <w:r>
                      <w:rPr>
                        <w:rFonts w:ascii="Gill Sans MT" w:eastAsia="Gill Sans MT" w:hAnsi="Gill Sans MT" w:cs="Gill Sans MT"/>
                        <w:color w:val="000000"/>
                        <w:sz w:val="16"/>
                        <w:szCs w:val="16"/>
                      </w:rPr>
                      <w:delText>9.8%</w:delText>
                    </w:r>
                  </w:del>
                </w:p>
              </w:tc>
              <w:tc>
                <w:tcPr>
                  <w:tcW w:w="85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11B0A"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right"/>
                    <w:rPr>
                      <w:del w:id="70" w:author="Douglas Ezra Morrison" w:date="2025-08-20T16:49:00Z" w16du:dateUtc="2025-08-20T23:49:00Z"/>
                      <w:rFonts w:ascii="Gill Sans MT" w:eastAsia="Gill Sans MT" w:hAnsi="Gill Sans MT" w:cs="Gill Sans MT"/>
                      <w:color w:val="000000"/>
                      <w:sz w:val="16"/>
                      <w:szCs w:val="16"/>
                    </w:rPr>
                  </w:pPr>
                  <w:del w:id="71" w:author="Douglas Ezra Morrison" w:date="2025-08-20T16:49:00Z" w16du:dateUtc="2025-08-20T23:49:00Z">
                    <w:r>
                      <w:rPr>
                        <w:rFonts w:ascii="Gill Sans MT" w:eastAsia="Gill Sans MT" w:hAnsi="Gill Sans MT" w:cs="Gill Sans MT"/>
                        <w:color w:val="000000"/>
                        <w:sz w:val="16"/>
                        <w:szCs w:val="16"/>
                      </w:rPr>
                      <w:delText>0.428</w:delText>
                    </w:r>
                  </w:del>
                </w:p>
              </w:tc>
            </w:tr>
            <w:tr w:rsidR="006500B7" w14:paraId="495BC928" w14:textId="77777777" w:rsidTr="00EA5C74">
              <w:trPr>
                <w:jc w:val="center"/>
                <w:del w:id="72" w:author="Douglas Ezra Morrison" w:date="2025-08-20T16:49:00Z"/>
              </w:trPr>
              <w:tc>
                <w:tcPr>
                  <w:tcW w:w="132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264F1"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rPr>
                      <w:del w:id="73" w:author="Douglas Ezra Morrison" w:date="2025-08-20T16:49:00Z" w16du:dateUtc="2025-08-20T23:49:00Z"/>
                      <w:rFonts w:ascii="Gill Sans MT" w:eastAsia="Gill Sans MT" w:hAnsi="Gill Sans MT" w:cs="Gill Sans MT"/>
                      <w:color w:val="000000"/>
                      <w:sz w:val="16"/>
                      <w:szCs w:val="16"/>
                    </w:rPr>
                  </w:pPr>
                  <w:del w:id="74" w:author="Douglas Ezra Morrison" w:date="2025-08-20T16:49:00Z" w16du:dateUtc="2025-08-20T23:49:00Z">
                    <w:r>
                      <w:rPr>
                        <w:rFonts w:ascii="Gill Sans MT" w:eastAsia="Gill Sans MT" w:hAnsi="Gill Sans MT" w:cs="Gill Sans MT"/>
                        <w:color w:val="000000"/>
                        <w:sz w:val="16"/>
                        <w:szCs w:val="16"/>
                      </w:rPr>
                      <w:delText>Parkinsonian</w:delText>
                    </w:r>
                  </w:del>
                </w:p>
              </w:tc>
              <w:tc>
                <w:tcPr>
                  <w:tcW w:w="211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75581"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center"/>
                    <w:rPr>
                      <w:del w:id="75" w:author="Douglas Ezra Morrison" w:date="2025-08-20T16:49:00Z" w16du:dateUtc="2025-08-20T23:49:00Z"/>
                      <w:rFonts w:ascii="Gill Sans MT" w:eastAsia="Gill Sans MT" w:hAnsi="Gill Sans MT" w:cs="Gill Sans MT"/>
                      <w:color w:val="000000"/>
                      <w:sz w:val="16"/>
                      <w:szCs w:val="16"/>
                    </w:rPr>
                  </w:pPr>
                  <w:del w:id="76" w:author="Douglas Ezra Morrison" w:date="2025-08-20T16:49:00Z" w16du:dateUtc="2025-08-20T23:49:00Z">
                    <w:r>
                      <w:rPr>
                        <w:rFonts w:ascii="Gill Sans MT" w:eastAsia="Gill Sans MT" w:hAnsi="Gill Sans MT" w:cs="Gill Sans MT"/>
                        <w:color w:val="000000"/>
                        <w:sz w:val="16"/>
                        <w:szCs w:val="16"/>
                      </w:rPr>
                      <w:delText>Pill-rolling tremor</w:delText>
                    </w:r>
                  </w:del>
                </w:p>
              </w:tc>
              <w:tc>
                <w:tcPr>
                  <w:tcW w:w="2693"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81B8A"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center"/>
                    <w:rPr>
                      <w:del w:id="77" w:author="Douglas Ezra Morrison" w:date="2025-08-20T16:49:00Z" w16du:dateUtc="2025-08-20T23:49:00Z"/>
                      <w:rFonts w:ascii="Gill Sans MT" w:eastAsia="Gill Sans MT" w:hAnsi="Gill Sans MT" w:cs="Gill Sans MT"/>
                      <w:color w:val="000000"/>
                      <w:sz w:val="16"/>
                      <w:szCs w:val="16"/>
                    </w:rPr>
                  </w:pPr>
                  <w:del w:id="78" w:author="Douglas Ezra Morrison" w:date="2025-08-20T16:49:00Z" w16du:dateUtc="2025-08-20T23:49:00Z">
                    <w:r>
                      <w:rPr>
                        <w:rFonts w:ascii="Gill Sans MT" w:eastAsia="Gill Sans MT" w:hAnsi="Gill Sans MT" w:cs="Gill Sans MT"/>
                        <w:color w:val="000000"/>
                        <w:sz w:val="16"/>
                        <w:szCs w:val="16"/>
                      </w:rPr>
                      <w:delText>No, Yes</w:delText>
                    </w:r>
                  </w:del>
                </w:p>
              </w:tc>
              <w:tc>
                <w:tcPr>
                  <w:tcW w:w="85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569B5"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right"/>
                    <w:rPr>
                      <w:del w:id="79" w:author="Douglas Ezra Morrison" w:date="2025-08-20T16:49:00Z" w16du:dateUtc="2025-08-20T23:49:00Z"/>
                      <w:rFonts w:ascii="Gill Sans MT" w:eastAsia="Gill Sans MT" w:hAnsi="Gill Sans MT" w:cs="Gill Sans MT"/>
                      <w:color w:val="000000"/>
                      <w:sz w:val="16"/>
                      <w:szCs w:val="16"/>
                    </w:rPr>
                  </w:pPr>
                  <w:del w:id="80" w:author="Douglas Ezra Morrison" w:date="2025-08-20T16:49:00Z" w16du:dateUtc="2025-08-20T23:49:00Z">
                    <w:r>
                      <w:rPr>
                        <w:rFonts w:ascii="Gill Sans MT" w:eastAsia="Gill Sans MT" w:hAnsi="Gill Sans MT" w:cs="Gill Sans MT"/>
                        <w:color w:val="000000"/>
                        <w:sz w:val="16"/>
                        <w:szCs w:val="16"/>
                      </w:rPr>
                      <w:delText>4.8%</w:delText>
                    </w:r>
                  </w:del>
                </w:p>
              </w:tc>
              <w:tc>
                <w:tcPr>
                  <w:tcW w:w="709"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4FFCC"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right"/>
                    <w:rPr>
                      <w:del w:id="81" w:author="Douglas Ezra Morrison" w:date="2025-08-20T16:49:00Z" w16du:dateUtc="2025-08-20T23:49:00Z"/>
                      <w:rFonts w:ascii="Gill Sans MT" w:eastAsia="Gill Sans MT" w:hAnsi="Gill Sans MT" w:cs="Gill Sans MT"/>
                      <w:color w:val="000000"/>
                      <w:sz w:val="16"/>
                      <w:szCs w:val="16"/>
                    </w:rPr>
                  </w:pPr>
                  <w:del w:id="82" w:author="Douglas Ezra Morrison" w:date="2025-08-20T16:49:00Z" w16du:dateUtc="2025-08-20T23:49:00Z">
                    <w:r>
                      <w:rPr>
                        <w:rFonts w:ascii="Gill Sans MT" w:eastAsia="Gill Sans MT" w:hAnsi="Gill Sans MT" w:cs="Gill Sans MT"/>
                        <w:color w:val="000000"/>
                        <w:sz w:val="16"/>
                        <w:szCs w:val="16"/>
                      </w:rPr>
                      <w:delText>5.5%</w:delText>
                    </w:r>
                  </w:del>
                </w:p>
              </w:tc>
              <w:tc>
                <w:tcPr>
                  <w:tcW w:w="85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6140B"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right"/>
                    <w:rPr>
                      <w:del w:id="83" w:author="Douglas Ezra Morrison" w:date="2025-08-20T16:49:00Z" w16du:dateUtc="2025-08-20T23:49:00Z"/>
                      <w:rFonts w:ascii="Gill Sans MT" w:eastAsia="Gill Sans MT" w:hAnsi="Gill Sans MT" w:cs="Gill Sans MT"/>
                      <w:color w:val="000000"/>
                      <w:sz w:val="16"/>
                      <w:szCs w:val="16"/>
                    </w:rPr>
                  </w:pPr>
                  <w:del w:id="84" w:author="Douglas Ezra Morrison" w:date="2025-08-20T16:49:00Z" w16du:dateUtc="2025-08-20T23:49:00Z">
                    <w:r>
                      <w:rPr>
                        <w:rFonts w:ascii="Gill Sans MT" w:eastAsia="Gill Sans MT" w:hAnsi="Gill Sans MT" w:cs="Gill Sans MT"/>
                        <w:color w:val="000000"/>
                        <w:sz w:val="16"/>
                        <w:szCs w:val="16"/>
                      </w:rPr>
                      <w:delText>&gt;0.999</w:delText>
                    </w:r>
                  </w:del>
                </w:p>
              </w:tc>
            </w:tr>
            <w:tr w:rsidR="006500B7" w14:paraId="323F3D81" w14:textId="77777777" w:rsidTr="00EA5C74">
              <w:trPr>
                <w:jc w:val="center"/>
                <w:del w:id="85" w:author="Douglas Ezra Morrison" w:date="2025-08-20T16:49:00Z"/>
              </w:trPr>
              <w:tc>
                <w:tcPr>
                  <w:tcW w:w="132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0D13B"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rPr>
                      <w:del w:id="86" w:author="Douglas Ezra Morrison" w:date="2025-08-20T16:49:00Z" w16du:dateUtc="2025-08-20T23:49:00Z"/>
                      <w:rFonts w:ascii="Gill Sans MT" w:eastAsia="Gill Sans MT" w:hAnsi="Gill Sans MT" w:cs="Gill Sans MT"/>
                      <w:color w:val="000000"/>
                      <w:sz w:val="16"/>
                      <w:szCs w:val="16"/>
                    </w:rPr>
                  </w:pPr>
                  <w:del w:id="87" w:author="Douglas Ezra Morrison" w:date="2025-08-20T16:49:00Z" w16du:dateUtc="2025-08-20T23:49:00Z">
                    <w:r>
                      <w:rPr>
                        <w:rFonts w:ascii="Gill Sans MT" w:eastAsia="Gill Sans MT" w:hAnsi="Gill Sans MT" w:cs="Gill Sans MT"/>
                        <w:color w:val="000000"/>
                        <w:sz w:val="16"/>
                        <w:szCs w:val="16"/>
                      </w:rPr>
                      <w:delText>Parkinsonian</w:delText>
                    </w:r>
                  </w:del>
                </w:p>
              </w:tc>
              <w:tc>
                <w:tcPr>
                  <w:tcW w:w="211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7AC23"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center"/>
                    <w:rPr>
                      <w:del w:id="88" w:author="Douglas Ezra Morrison" w:date="2025-08-20T16:49:00Z" w16du:dateUtc="2025-08-20T23:49:00Z"/>
                      <w:rFonts w:ascii="Gill Sans MT" w:eastAsia="Gill Sans MT" w:hAnsi="Gill Sans MT" w:cs="Gill Sans MT"/>
                      <w:color w:val="000000"/>
                      <w:sz w:val="16"/>
                      <w:szCs w:val="16"/>
                    </w:rPr>
                  </w:pPr>
                  <w:del w:id="89" w:author="Douglas Ezra Morrison" w:date="2025-08-20T16:49:00Z" w16du:dateUtc="2025-08-20T23:49:00Z">
                    <w:r>
                      <w:rPr>
                        <w:rFonts w:ascii="Gill Sans MT" w:eastAsia="Gill Sans MT" w:hAnsi="Gill Sans MT" w:cs="Gill Sans MT"/>
                        <w:color w:val="000000"/>
                        <w:sz w:val="16"/>
                        <w:szCs w:val="16"/>
                      </w:rPr>
                      <w:delText>Stiff gait</w:delText>
                    </w:r>
                  </w:del>
                </w:p>
              </w:tc>
              <w:tc>
                <w:tcPr>
                  <w:tcW w:w="2693"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37D2D"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center"/>
                    <w:rPr>
                      <w:del w:id="90" w:author="Douglas Ezra Morrison" w:date="2025-08-20T16:49:00Z" w16du:dateUtc="2025-08-20T23:49:00Z"/>
                      <w:rFonts w:ascii="Gill Sans MT" w:eastAsia="Gill Sans MT" w:hAnsi="Gill Sans MT" w:cs="Gill Sans MT"/>
                      <w:color w:val="000000"/>
                      <w:sz w:val="16"/>
                      <w:szCs w:val="16"/>
                    </w:rPr>
                  </w:pPr>
                  <w:del w:id="91" w:author="Douglas Ezra Morrison" w:date="2025-08-20T16:49:00Z" w16du:dateUtc="2025-08-20T23:49:00Z">
                    <w:r>
                      <w:rPr>
                        <w:rFonts w:ascii="Gill Sans MT" w:eastAsia="Gill Sans MT" w:hAnsi="Gill Sans MT" w:cs="Gill Sans MT"/>
                        <w:color w:val="000000"/>
                        <w:sz w:val="16"/>
                        <w:szCs w:val="16"/>
                      </w:rPr>
                      <w:delText>No, Yes</w:delText>
                    </w:r>
                  </w:del>
                </w:p>
              </w:tc>
              <w:tc>
                <w:tcPr>
                  <w:tcW w:w="85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6059C"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right"/>
                    <w:rPr>
                      <w:del w:id="92" w:author="Douglas Ezra Morrison" w:date="2025-08-20T16:49:00Z" w16du:dateUtc="2025-08-20T23:49:00Z"/>
                      <w:rFonts w:ascii="Gill Sans MT" w:eastAsia="Gill Sans MT" w:hAnsi="Gill Sans MT" w:cs="Gill Sans MT"/>
                      <w:color w:val="000000"/>
                      <w:sz w:val="16"/>
                      <w:szCs w:val="16"/>
                    </w:rPr>
                  </w:pPr>
                  <w:del w:id="93" w:author="Douglas Ezra Morrison" w:date="2025-08-20T16:49:00Z" w16du:dateUtc="2025-08-20T23:49:00Z">
                    <w:r>
                      <w:rPr>
                        <w:rFonts w:ascii="Gill Sans MT" w:eastAsia="Gill Sans MT" w:hAnsi="Gill Sans MT" w:cs="Gill Sans MT"/>
                        <w:color w:val="000000"/>
                        <w:sz w:val="16"/>
                        <w:szCs w:val="16"/>
                      </w:rPr>
                      <w:delText>6.4%</w:delText>
                    </w:r>
                  </w:del>
                </w:p>
              </w:tc>
              <w:tc>
                <w:tcPr>
                  <w:tcW w:w="709"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1F87B"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right"/>
                    <w:rPr>
                      <w:del w:id="94" w:author="Douglas Ezra Morrison" w:date="2025-08-20T16:49:00Z" w16du:dateUtc="2025-08-20T23:49:00Z"/>
                      <w:rFonts w:ascii="Gill Sans MT" w:eastAsia="Gill Sans MT" w:hAnsi="Gill Sans MT" w:cs="Gill Sans MT"/>
                      <w:color w:val="000000"/>
                      <w:sz w:val="16"/>
                      <w:szCs w:val="16"/>
                    </w:rPr>
                  </w:pPr>
                  <w:del w:id="95" w:author="Douglas Ezra Morrison" w:date="2025-08-20T16:49:00Z" w16du:dateUtc="2025-08-20T23:49:00Z">
                    <w:r>
                      <w:rPr>
                        <w:rFonts w:ascii="Gill Sans MT" w:eastAsia="Gill Sans MT" w:hAnsi="Gill Sans MT" w:cs="Gill Sans MT"/>
                        <w:color w:val="000000"/>
                        <w:sz w:val="16"/>
                        <w:szCs w:val="16"/>
                      </w:rPr>
                      <w:delText>9.3%</w:delText>
                    </w:r>
                  </w:del>
                </w:p>
              </w:tc>
              <w:tc>
                <w:tcPr>
                  <w:tcW w:w="85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6531C"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right"/>
                    <w:rPr>
                      <w:del w:id="96" w:author="Douglas Ezra Morrison" w:date="2025-08-20T16:49:00Z" w16du:dateUtc="2025-08-20T23:49:00Z"/>
                      <w:rFonts w:ascii="Gill Sans MT" w:eastAsia="Gill Sans MT" w:hAnsi="Gill Sans MT" w:cs="Gill Sans MT"/>
                      <w:color w:val="000000"/>
                      <w:sz w:val="16"/>
                      <w:szCs w:val="16"/>
                    </w:rPr>
                  </w:pPr>
                  <w:del w:id="97" w:author="Douglas Ezra Morrison" w:date="2025-08-20T16:49:00Z" w16du:dateUtc="2025-08-20T23:49:00Z">
                    <w:r>
                      <w:rPr>
                        <w:rFonts w:ascii="Gill Sans MT" w:eastAsia="Gill Sans MT" w:hAnsi="Gill Sans MT" w:cs="Gill Sans MT"/>
                        <w:color w:val="000000"/>
                        <w:sz w:val="16"/>
                        <w:szCs w:val="16"/>
                      </w:rPr>
                      <w:delText>0.755</w:delText>
                    </w:r>
                  </w:del>
                </w:p>
              </w:tc>
            </w:tr>
            <w:tr w:rsidR="006500B7" w14:paraId="02EFDAE4" w14:textId="77777777" w:rsidTr="00EA5C74">
              <w:trPr>
                <w:jc w:val="center"/>
                <w:del w:id="98" w:author="Douglas Ezra Morrison" w:date="2025-08-20T16:49:00Z"/>
              </w:trPr>
              <w:tc>
                <w:tcPr>
                  <w:tcW w:w="132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739A8"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rPr>
                      <w:del w:id="99" w:author="Douglas Ezra Morrison" w:date="2025-08-20T16:49:00Z" w16du:dateUtc="2025-08-20T23:49:00Z"/>
                      <w:rFonts w:ascii="Gill Sans MT" w:eastAsia="Gill Sans MT" w:hAnsi="Gill Sans MT" w:cs="Gill Sans MT"/>
                      <w:color w:val="000000"/>
                      <w:sz w:val="16"/>
                      <w:szCs w:val="16"/>
                    </w:rPr>
                  </w:pPr>
                  <w:del w:id="100" w:author="Douglas Ezra Morrison" w:date="2025-08-20T16:49:00Z" w16du:dateUtc="2025-08-20T23:49:00Z">
                    <w:r>
                      <w:rPr>
                        <w:rFonts w:ascii="Gill Sans MT" w:eastAsia="Gill Sans MT" w:hAnsi="Gill Sans MT" w:cs="Gill Sans MT"/>
                        <w:color w:val="000000"/>
                        <w:sz w:val="16"/>
                        <w:szCs w:val="16"/>
                      </w:rPr>
                      <w:delText>Parkinsonian</w:delText>
                    </w:r>
                  </w:del>
                </w:p>
              </w:tc>
              <w:tc>
                <w:tcPr>
                  <w:tcW w:w="2117"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BB9EC"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center"/>
                    <w:rPr>
                      <w:del w:id="101" w:author="Douglas Ezra Morrison" w:date="2025-08-20T16:49:00Z" w16du:dateUtc="2025-08-20T23:49:00Z"/>
                      <w:rFonts w:ascii="Gill Sans MT" w:eastAsia="Gill Sans MT" w:hAnsi="Gill Sans MT" w:cs="Gill Sans MT"/>
                      <w:color w:val="000000"/>
                      <w:sz w:val="16"/>
                      <w:szCs w:val="16"/>
                    </w:rPr>
                  </w:pPr>
                  <w:del w:id="102" w:author="Douglas Ezra Morrison" w:date="2025-08-20T16:49:00Z" w16du:dateUtc="2025-08-20T23:49:00Z">
                    <w:r>
                      <w:rPr>
                        <w:rFonts w:ascii="Gill Sans MT" w:eastAsia="Gill Sans MT" w:hAnsi="Gill Sans MT" w:cs="Gill Sans MT"/>
                        <w:color w:val="000000"/>
                        <w:sz w:val="16"/>
                        <w:szCs w:val="16"/>
                      </w:rPr>
                      <w:delText>Parkinsonian features</w:delText>
                    </w:r>
                  </w:del>
                </w:p>
              </w:tc>
              <w:tc>
                <w:tcPr>
                  <w:tcW w:w="2693"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86F0C"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center"/>
                    <w:rPr>
                      <w:del w:id="103" w:author="Douglas Ezra Morrison" w:date="2025-08-20T16:49:00Z" w16du:dateUtc="2025-08-20T23:49:00Z"/>
                      <w:rFonts w:ascii="Gill Sans MT" w:eastAsia="Gill Sans MT" w:hAnsi="Gill Sans MT" w:cs="Gill Sans MT"/>
                      <w:color w:val="000000"/>
                      <w:sz w:val="16"/>
                      <w:szCs w:val="16"/>
                    </w:rPr>
                  </w:pPr>
                  <w:del w:id="104" w:author="Douglas Ezra Morrison" w:date="2025-08-20T16:49:00Z" w16du:dateUtc="2025-08-20T23:49:00Z">
                    <w:r>
                      <w:rPr>
                        <w:rFonts w:ascii="Gill Sans MT" w:eastAsia="Gill Sans MT" w:hAnsi="Gill Sans MT" w:cs="Gill Sans MT"/>
                        <w:color w:val="000000"/>
                        <w:sz w:val="16"/>
                        <w:szCs w:val="16"/>
                      </w:rPr>
                      <w:delText>No, Yes</w:delText>
                    </w:r>
                  </w:del>
                </w:p>
              </w:tc>
              <w:tc>
                <w:tcPr>
                  <w:tcW w:w="85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8F0CE"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right"/>
                    <w:rPr>
                      <w:del w:id="105" w:author="Douglas Ezra Morrison" w:date="2025-08-20T16:49:00Z" w16du:dateUtc="2025-08-20T23:49:00Z"/>
                      <w:rFonts w:ascii="Gill Sans MT" w:eastAsia="Gill Sans MT" w:hAnsi="Gill Sans MT" w:cs="Gill Sans MT"/>
                      <w:color w:val="000000"/>
                      <w:sz w:val="16"/>
                      <w:szCs w:val="16"/>
                    </w:rPr>
                  </w:pPr>
                  <w:del w:id="106" w:author="Douglas Ezra Morrison" w:date="2025-08-20T16:49:00Z" w16du:dateUtc="2025-08-20T23:49:00Z">
                    <w:r>
                      <w:rPr>
                        <w:rFonts w:ascii="Gill Sans MT" w:eastAsia="Gill Sans MT" w:hAnsi="Gill Sans MT" w:cs="Gill Sans MT"/>
                        <w:color w:val="000000"/>
                        <w:sz w:val="16"/>
                        <w:szCs w:val="16"/>
                      </w:rPr>
                      <w:delText>14.3%</w:delText>
                    </w:r>
                  </w:del>
                </w:p>
              </w:tc>
              <w:tc>
                <w:tcPr>
                  <w:tcW w:w="709"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AF9AF"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right"/>
                    <w:rPr>
                      <w:del w:id="107" w:author="Douglas Ezra Morrison" w:date="2025-08-20T16:49:00Z" w16du:dateUtc="2025-08-20T23:49:00Z"/>
                      <w:rFonts w:ascii="Gill Sans MT" w:eastAsia="Gill Sans MT" w:hAnsi="Gill Sans MT" w:cs="Gill Sans MT"/>
                      <w:color w:val="000000"/>
                      <w:sz w:val="16"/>
                      <w:szCs w:val="16"/>
                    </w:rPr>
                  </w:pPr>
                  <w:del w:id="108" w:author="Douglas Ezra Morrison" w:date="2025-08-20T16:49:00Z" w16du:dateUtc="2025-08-20T23:49:00Z">
                    <w:r>
                      <w:rPr>
                        <w:rFonts w:ascii="Gill Sans MT" w:eastAsia="Gill Sans MT" w:hAnsi="Gill Sans MT" w:cs="Gill Sans MT"/>
                        <w:color w:val="000000"/>
                        <w:sz w:val="16"/>
                        <w:szCs w:val="16"/>
                      </w:rPr>
                      <w:delText>32.8%</w:delText>
                    </w:r>
                  </w:del>
                </w:p>
              </w:tc>
              <w:tc>
                <w:tcPr>
                  <w:tcW w:w="85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9892A" w14:textId="77777777" w:rsidR="006500B7" w:rsidRDefault="006500B7" w:rsidP="00EA5C74">
                  <w:pPr>
                    <w:pBdr>
                      <w:top w:val="none" w:sz="0" w:space="0" w:color="000000"/>
                      <w:left w:val="none" w:sz="0" w:space="0" w:color="000000"/>
                      <w:bottom w:val="none" w:sz="0" w:space="0" w:color="000000"/>
                      <w:right w:val="none" w:sz="0" w:space="0" w:color="000000"/>
                    </w:pBdr>
                    <w:spacing w:after="0" w:line="240" w:lineRule="auto"/>
                    <w:ind w:left="100" w:right="100"/>
                    <w:jc w:val="right"/>
                    <w:rPr>
                      <w:del w:id="109" w:author="Douglas Ezra Morrison" w:date="2025-08-20T16:49:00Z" w16du:dateUtc="2025-08-20T23:49:00Z"/>
                      <w:rFonts w:ascii="Gill Sans MT" w:eastAsia="Gill Sans MT" w:hAnsi="Gill Sans MT" w:cs="Gill Sans MT"/>
                      <w:color w:val="000000"/>
                      <w:sz w:val="16"/>
                      <w:szCs w:val="16"/>
                    </w:rPr>
                  </w:pPr>
                  <w:del w:id="110" w:author="Douglas Ezra Morrison" w:date="2025-08-20T16:49:00Z" w16du:dateUtc="2025-08-20T23:49:00Z">
                    <w:r>
                      <w:rPr>
                        <w:rFonts w:ascii="Gill Sans MT" w:eastAsia="Gill Sans MT" w:hAnsi="Gill Sans MT" w:cs="Gill Sans MT"/>
                        <w:color w:val="000000"/>
                        <w:sz w:val="16"/>
                        <w:szCs w:val="16"/>
                      </w:rPr>
                      <w:delText>0.028</w:delText>
                    </w:r>
                  </w:del>
                </w:p>
              </w:tc>
            </w:tr>
            <w:tr w:rsidR="006500B7" w14:paraId="1BD5FF18" w14:textId="77777777" w:rsidTr="00EA5C74">
              <w:trPr>
                <w:jc w:val="center"/>
              </w:trPr>
              <w:tc>
                <w:tcPr>
                  <w:tcW w:w="1152"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D0D02"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del w:id="111" w:author="Douglas Ezra Morrison" w:date="2025-08-20T16:49:00Z" w16du:dateUtc="2025-08-20T23:49:00Z">
                    <w:r>
                      <w:rPr>
                        <w:rFonts w:ascii="Gill Sans MT" w:eastAsia="Gill Sans MT" w:hAnsi="Gill Sans MT" w:cs="Gill Sans MT"/>
                        <w:color w:val="000000"/>
                        <w:sz w:val="16"/>
                        <w:szCs w:val="16"/>
                      </w:rPr>
                      <w:delText>Parkinson’s</w:delText>
                    </w:r>
                  </w:del>
                  <w:ins w:id="112" w:author="Douglas Ezra Morrison" w:date="2025-08-20T16:49:00Z" w16du:dateUtc="2025-08-20T23:49:00Z">
                    <w:r>
                      <w:rPr>
                        <w:rFonts w:ascii="Gill Sans MT" w:eastAsia="Gill Sans MT" w:hAnsi="Gill Sans MT" w:cs="Gill Sans MT"/>
                        <w:color w:val="000000"/>
                        <w:sz w:val="16"/>
                        <w:szCs w:val="16"/>
                      </w:rPr>
                      <w:t>Parkinson's disease</w:t>
                    </w:r>
                  </w:ins>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8D7B3"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Parkinson's disease</w:t>
                  </w:r>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7D3EE"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 xml:space="preserve">No, </w:t>
                  </w:r>
                  <w:proofErr w:type="gramStart"/>
                  <w:r>
                    <w:rPr>
                      <w:rFonts w:ascii="Gill Sans MT" w:eastAsia="Gill Sans MT" w:hAnsi="Gill Sans MT" w:cs="Gill Sans MT"/>
                      <w:color w:val="000000"/>
                      <w:sz w:val="16"/>
                      <w:szCs w:val="16"/>
                    </w:rPr>
                    <w:t>Yes</w:t>
                  </w:r>
                  <w:proofErr w:type="gramEnd"/>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A2C7F"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21.1%</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9F894"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16.7%</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203BB"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0.720</w:t>
                  </w:r>
                </w:p>
              </w:tc>
            </w:tr>
            <w:tr w:rsidR="006500B7" w14:paraId="51BCD051" w14:textId="77777777" w:rsidTr="00EA5C74">
              <w:trPr>
                <w:gridAfter w:val="1"/>
                <w:wAfter w:w="701" w:type="dxa"/>
                <w:jc w:val="center"/>
                <w:ins w:id="113" w:author="Douglas Ezra Morrison" w:date="2025-08-20T16:49:00Z"/>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7ED3E"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ins w:id="114" w:author="Douglas Ezra Morrison" w:date="2025-08-20T16:49:00Z" w16du:dateUtc="2025-08-20T23:49:00Z"/>
                      <w:rFonts w:ascii="Gill Sans MT" w:eastAsia="Gill Sans MT" w:hAnsi="Gill Sans MT" w:cs="Gill Sans MT"/>
                      <w:color w:val="000000"/>
                      <w:sz w:val="16"/>
                      <w:szCs w:val="16"/>
                    </w:rPr>
                  </w:pPr>
                  <w:ins w:id="115" w:author="Douglas Ezra Morrison" w:date="2025-08-20T16:49:00Z" w16du:dateUtc="2025-08-20T23:49:00Z">
                    <w:r>
                      <w:rPr>
                        <w:rFonts w:ascii="Gill Sans MT" w:eastAsia="Gill Sans MT" w:hAnsi="Gill Sans MT" w:cs="Gill Sans MT"/>
                        <w:color w:val="000000"/>
                        <w:sz w:val="16"/>
                        <w:szCs w:val="16"/>
                      </w:rPr>
                      <w:t>Parkinson's disease</w:t>
                    </w:r>
                  </w:ins>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56632"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ins w:id="116" w:author="Douglas Ezra Morrison" w:date="2025-08-20T16:49:00Z" w16du:dateUtc="2025-08-20T23:49:00Z"/>
                      <w:rFonts w:ascii="Gill Sans MT" w:eastAsia="Gill Sans MT" w:hAnsi="Gill Sans MT" w:cs="Gill Sans MT"/>
                      <w:color w:val="000000"/>
                      <w:sz w:val="16"/>
                      <w:szCs w:val="16"/>
                    </w:rPr>
                  </w:pPr>
                  <w:ins w:id="117" w:author="Douglas Ezra Morrison" w:date="2025-08-20T16:49:00Z" w16du:dateUtc="2025-08-20T23:49:00Z">
                    <w:r>
                      <w:rPr>
                        <w:rFonts w:ascii="Gill Sans MT" w:eastAsia="Gill Sans MT" w:hAnsi="Gill Sans MT" w:cs="Gill Sans MT"/>
                        <w:color w:val="000000"/>
                        <w:sz w:val="16"/>
                        <w:szCs w:val="16"/>
                      </w:rPr>
                      <w:t>Parkinsonian features</w:t>
                    </w:r>
                  </w:ins>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E83FA"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ins w:id="118" w:author="Douglas Ezra Morrison" w:date="2025-08-20T16:49:00Z" w16du:dateUtc="2025-08-20T23:49:00Z"/>
                      <w:rFonts w:ascii="Gill Sans MT" w:eastAsia="Gill Sans MT" w:hAnsi="Gill Sans MT" w:cs="Gill Sans MT"/>
                      <w:color w:val="000000"/>
                      <w:sz w:val="16"/>
                      <w:szCs w:val="16"/>
                    </w:rPr>
                  </w:pPr>
                  <w:moveToRangeStart w:id="119" w:author="Douglas Ezra Morrison" w:date="2025-08-20T16:49:00Z" w:name="move206601017"/>
                  <w:moveTo w:id="120" w:author="Douglas Ezra Morrison" w:date="2025-08-20T16:49:00Z" w16du:dateUtc="2025-08-20T23:49:00Z">
                    <w:r>
                      <w:rPr>
                        <w:rFonts w:ascii="Gill Sans MT" w:eastAsia="Gill Sans MT" w:hAnsi="Gill Sans MT" w:cs="Gill Sans MT"/>
                        <w:color w:val="000000"/>
                        <w:sz w:val="16"/>
                        <w:szCs w:val="16"/>
                      </w:rPr>
                      <w:t xml:space="preserve">No, </w:t>
                    </w:r>
                    <w:proofErr w:type="gramStart"/>
                    <w:r>
                      <w:rPr>
                        <w:rFonts w:ascii="Gill Sans MT" w:eastAsia="Gill Sans MT" w:hAnsi="Gill Sans MT" w:cs="Gill Sans MT"/>
                        <w:color w:val="000000"/>
                        <w:sz w:val="16"/>
                        <w:szCs w:val="16"/>
                      </w:rPr>
                      <w:t>Yes</w:t>
                    </w:r>
                  </w:moveTo>
                  <w:moveToRangeEnd w:id="119"/>
                  <w:proofErr w:type="gramEnd"/>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9D262"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ins w:id="121" w:author="Douglas Ezra Morrison" w:date="2025-08-20T16:49:00Z" w16du:dateUtc="2025-08-20T23:49:00Z"/>
                      <w:rFonts w:ascii="Gill Sans MT" w:eastAsia="Gill Sans MT" w:hAnsi="Gill Sans MT" w:cs="Gill Sans MT"/>
                      <w:color w:val="000000"/>
                      <w:sz w:val="16"/>
                      <w:szCs w:val="16"/>
                    </w:rPr>
                  </w:pPr>
                  <w:ins w:id="122" w:author="Douglas Ezra Morrison" w:date="2025-08-20T16:49:00Z" w16du:dateUtc="2025-08-20T23:49:00Z">
                    <w:r>
                      <w:rPr>
                        <w:rFonts w:ascii="Gill Sans MT" w:eastAsia="Gill Sans MT" w:hAnsi="Gill Sans MT" w:cs="Gill Sans MT"/>
                        <w:color w:val="000000"/>
                        <w:sz w:val="16"/>
                        <w:szCs w:val="16"/>
                      </w:rPr>
                      <w:t>15.1%</w:t>
                    </w:r>
                  </w:ins>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8B4CC"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ins w:id="123" w:author="Douglas Ezra Morrison" w:date="2025-08-20T16:49:00Z" w16du:dateUtc="2025-08-20T23:49:00Z"/>
                      <w:rFonts w:ascii="Gill Sans MT" w:eastAsia="Gill Sans MT" w:hAnsi="Gill Sans MT" w:cs="Gill Sans MT"/>
                      <w:color w:val="000000"/>
                      <w:sz w:val="16"/>
                      <w:szCs w:val="16"/>
                    </w:rPr>
                  </w:pPr>
                  <w:ins w:id="124" w:author="Douglas Ezra Morrison" w:date="2025-08-20T16:49:00Z" w16du:dateUtc="2025-08-20T23:49:00Z">
                    <w:r>
                      <w:rPr>
                        <w:rFonts w:ascii="Gill Sans MT" w:eastAsia="Gill Sans MT" w:hAnsi="Gill Sans MT" w:cs="Gill Sans MT"/>
                        <w:color w:val="000000"/>
                        <w:sz w:val="16"/>
                        <w:szCs w:val="16"/>
                      </w:rPr>
                      <w:t>23%</w:t>
                    </w:r>
                  </w:ins>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CBC9F"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ins w:id="125" w:author="Douglas Ezra Morrison" w:date="2025-08-20T16:49:00Z" w16du:dateUtc="2025-08-20T23:49:00Z"/>
                      <w:rFonts w:ascii="Gill Sans MT" w:eastAsia="Gill Sans MT" w:hAnsi="Gill Sans MT" w:cs="Gill Sans MT"/>
                      <w:color w:val="000000"/>
                      <w:sz w:val="16"/>
                      <w:szCs w:val="16"/>
                    </w:rPr>
                  </w:pPr>
                  <w:ins w:id="126" w:author="Douglas Ezra Morrison" w:date="2025-08-20T16:49:00Z" w16du:dateUtc="2025-08-20T23:49:00Z">
                    <w:r>
                      <w:rPr>
                        <w:rFonts w:ascii="Gill Sans MT" w:eastAsia="Gill Sans MT" w:hAnsi="Gill Sans MT" w:cs="Gill Sans MT"/>
                        <w:color w:val="000000"/>
                        <w:sz w:val="16"/>
                        <w:szCs w:val="16"/>
                      </w:rPr>
                      <w:t>0.209</w:t>
                    </w:r>
                  </w:ins>
                </w:p>
              </w:tc>
            </w:tr>
            <w:tr w:rsidR="006500B7" w14:paraId="47B9FC69"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081E0"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SCID</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34F08"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Anxiety disorders</w:t>
                  </w:r>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BCBE2"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Absent</w:t>
                  </w:r>
                  <w:del w:id="127" w:author="Douglas Ezra Morrison" w:date="2025-08-20T16:49:00Z" w16du:dateUtc="2025-08-20T23:49:00Z">
                    <w:r>
                      <w:rPr>
                        <w:rFonts w:ascii="Gill Sans MT" w:eastAsia="Gill Sans MT" w:hAnsi="Gill Sans MT" w:cs="Gill Sans MT"/>
                        <w:color w:val="000000"/>
                        <w:sz w:val="16"/>
                        <w:szCs w:val="16"/>
                      </w:rPr>
                      <w:delText xml:space="preserve">, </w:delText>
                    </w:r>
                  </w:del>
                  <w:ins w:id="128" w:author="Douglas Ezra Morrison" w:date="2025-08-20T16:49:00Z" w16du:dateUtc="2025-08-20T23:49:00Z">
                    <w:r>
                      <w:rPr>
                        <w:rFonts w:ascii="Gill Sans MT" w:eastAsia="Gill Sans MT" w:hAnsi="Gill Sans MT" w:cs="Gill Sans MT"/>
                        <w:color w:val="000000"/>
                        <w:sz w:val="16"/>
                        <w:szCs w:val="16"/>
                      </w:rPr>
                      <w:t>/</w:t>
                    </w:r>
                  </w:ins>
                  <w:r>
                    <w:rPr>
                      <w:rFonts w:ascii="Gill Sans MT" w:eastAsia="Gill Sans MT" w:hAnsi="Gill Sans MT" w:cs="Gill Sans MT"/>
                      <w:color w:val="000000"/>
                      <w:sz w:val="16"/>
                      <w:szCs w:val="16"/>
                    </w:rPr>
                    <w:t>Sub-Threshold, Threshold</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97F1C"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del w:id="129" w:author="Douglas Ezra Morrison" w:date="2025-08-20T16:49:00Z" w16du:dateUtc="2025-08-20T23:49:00Z">
                    <w:r>
                      <w:rPr>
                        <w:rFonts w:ascii="Gill Sans MT" w:eastAsia="Gill Sans MT" w:hAnsi="Gill Sans MT" w:cs="Gill Sans MT"/>
                        <w:color w:val="000000"/>
                        <w:sz w:val="16"/>
                        <w:szCs w:val="16"/>
                      </w:rPr>
                      <w:delText>87.5</w:delText>
                    </w:r>
                  </w:del>
                  <w:ins w:id="130" w:author="Douglas Ezra Morrison" w:date="2025-08-20T16:49:00Z" w16du:dateUtc="2025-08-20T23:49:00Z">
                    <w:r>
                      <w:rPr>
                        <w:rFonts w:ascii="Gill Sans MT" w:eastAsia="Gill Sans MT" w:hAnsi="Gill Sans MT" w:cs="Gill Sans MT"/>
                        <w:color w:val="000000"/>
                        <w:sz w:val="16"/>
                        <w:szCs w:val="16"/>
                      </w:rPr>
                      <w:t>76.4</w:t>
                    </w:r>
                  </w:ins>
                  <w:r>
                    <w:rPr>
                      <w:rFonts w:ascii="Gill Sans MT" w:eastAsia="Gill Sans MT" w:hAnsi="Gill Sans MT" w:cs="Gill Sans MT"/>
                      <w:color w:val="000000"/>
                      <w:sz w:val="16"/>
                      <w:szCs w:val="16"/>
                    </w:rPr>
                    <w:t>%</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E1F20"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del w:id="131" w:author="Douglas Ezra Morrison" w:date="2025-08-20T16:49:00Z" w16du:dateUtc="2025-08-20T23:49:00Z">
                    <w:r>
                      <w:rPr>
                        <w:rFonts w:ascii="Gill Sans MT" w:eastAsia="Gill Sans MT" w:hAnsi="Gill Sans MT" w:cs="Gill Sans MT"/>
                        <w:color w:val="000000"/>
                        <w:sz w:val="16"/>
                        <w:szCs w:val="16"/>
                      </w:rPr>
                      <w:delText>61.5</w:delText>
                    </w:r>
                  </w:del>
                  <w:ins w:id="132" w:author="Douglas Ezra Morrison" w:date="2025-08-20T16:49:00Z" w16du:dateUtc="2025-08-20T23:49:00Z">
                    <w:r>
                      <w:rPr>
                        <w:rFonts w:ascii="Gill Sans MT" w:eastAsia="Gill Sans MT" w:hAnsi="Gill Sans MT" w:cs="Gill Sans MT"/>
                        <w:color w:val="000000"/>
                        <w:sz w:val="16"/>
                        <w:szCs w:val="16"/>
                      </w:rPr>
                      <w:t>44.1</w:t>
                    </w:r>
                  </w:ins>
                  <w:r>
                    <w:rPr>
                      <w:rFonts w:ascii="Gill Sans MT" w:eastAsia="Gill Sans MT" w:hAnsi="Gill Sans MT" w:cs="Gill Sans MT"/>
                      <w:color w:val="000000"/>
                      <w:sz w:val="16"/>
                      <w:szCs w:val="16"/>
                    </w:rPr>
                    <w:t>%</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CF32E"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&lt;0.001</w:t>
                  </w:r>
                </w:p>
              </w:tc>
            </w:tr>
            <w:tr w:rsidR="006500B7" w14:paraId="39F0BC6E"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513AC"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SCID</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08AEB"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Mood disorders</w:t>
                  </w:r>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E469E"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Absent</w:t>
                  </w:r>
                  <w:del w:id="133" w:author="Douglas Ezra Morrison" w:date="2025-08-20T16:49:00Z" w16du:dateUtc="2025-08-20T23:49:00Z">
                    <w:r>
                      <w:rPr>
                        <w:rFonts w:ascii="Gill Sans MT" w:eastAsia="Gill Sans MT" w:hAnsi="Gill Sans MT" w:cs="Gill Sans MT"/>
                        <w:color w:val="000000"/>
                        <w:sz w:val="16"/>
                        <w:szCs w:val="16"/>
                      </w:rPr>
                      <w:delText xml:space="preserve">, </w:delText>
                    </w:r>
                  </w:del>
                  <w:ins w:id="134" w:author="Douglas Ezra Morrison" w:date="2025-08-20T16:49:00Z" w16du:dateUtc="2025-08-20T23:49:00Z">
                    <w:r>
                      <w:rPr>
                        <w:rFonts w:ascii="Gill Sans MT" w:eastAsia="Gill Sans MT" w:hAnsi="Gill Sans MT" w:cs="Gill Sans MT"/>
                        <w:color w:val="000000"/>
                        <w:sz w:val="16"/>
                        <w:szCs w:val="16"/>
                      </w:rPr>
                      <w:t>/</w:t>
                    </w:r>
                  </w:ins>
                  <w:r>
                    <w:rPr>
                      <w:rFonts w:ascii="Gill Sans MT" w:eastAsia="Gill Sans MT" w:hAnsi="Gill Sans MT" w:cs="Gill Sans MT"/>
                      <w:color w:val="000000"/>
                      <w:sz w:val="16"/>
                      <w:szCs w:val="16"/>
                    </w:rPr>
                    <w:t>Sub-Threshold, Threshold</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7EECC"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del w:id="135" w:author="Douglas Ezra Morrison" w:date="2025-08-20T16:49:00Z" w16du:dateUtc="2025-08-20T23:49:00Z">
                    <w:r>
                      <w:rPr>
                        <w:rFonts w:ascii="Gill Sans MT" w:eastAsia="Gill Sans MT" w:hAnsi="Gill Sans MT" w:cs="Gill Sans MT"/>
                        <w:color w:val="000000"/>
                        <w:sz w:val="16"/>
                        <w:szCs w:val="16"/>
                      </w:rPr>
                      <w:delText>66.7</w:delText>
                    </w:r>
                  </w:del>
                  <w:ins w:id="136" w:author="Douglas Ezra Morrison" w:date="2025-08-20T16:49:00Z" w16du:dateUtc="2025-08-20T23:49:00Z">
                    <w:r>
                      <w:rPr>
                        <w:rFonts w:ascii="Gill Sans MT" w:eastAsia="Gill Sans MT" w:hAnsi="Gill Sans MT" w:cs="Gill Sans MT"/>
                        <w:color w:val="000000"/>
                        <w:sz w:val="16"/>
                        <w:szCs w:val="16"/>
                      </w:rPr>
                      <w:t>63.9</w:t>
                    </w:r>
                  </w:ins>
                  <w:r>
                    <w:rPr>
                      <w:rFonts w:ascii="Gill Sans MT" w:eastAsia="Gill Sans MT" w:hAnsi="Gill Sans MT" w:cs="Gill Sans MT"/>
                      <w:color w:val="000000"/>
                      <w:sz w:val="16"/>
                      <w:szCs w:val="16"/>
                    </w:rPr>
                    <w:t>%</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0C1F4"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del w:id="137" w:author="Douglas Ezra Morrison" w:date="2025-08-20T16:49:00Z" w16du:dateUtc="2025-08-20T23:49:00Z">
                    <w:r>
                      <w:rPr>
                        <w:rFonts w:ascii="Gill Sans MT" w:eastAsia="Gill Sans MT" w:hAnsi="Gill Sans MT" w:cs="Gill Sans MT"/>
                        <w:color w:val="000000"/>
                        <w:sz w:val="16"/>
                        <w:szCs w:val="16"/>
                      </w:rPr>
                      <w:delText>40.6</w:delText>
                    </w:r>
                  </w:del>
                  <w:ins w:id="138" w:author="Douglas Ezra Morrison" w:date="2025-08-20T16:49:00Z" w16du:dateUtc="2025-08-20T23:49:00Z">
                    <w:r>
                      <w:rPr>
                        <w:rFonts w:ascii="Gill Sans MT" w:eastAsia="Gill Sans MT" w:hAnsi="Gill Sans MT" w:cs="Gill Sans MT"/>
                        <w:color w:val="000000"/>
                        <w:sz w:val="16"/>
                        <w:szCs w:val="16"/>
                      </w:rPr>
                      <w:t>32.2</w:t>
                    </w:r>
                  </w:ins>
                  <w:r>
                    <w:rPr>
                      <w:rFonts w:ascii="Gill Sans MT" w:eastAsia="Gill Sans MT" w:hAnsi="Gill Sans MT" w:cs="Gill Sans MT"/>
                      <w:color w:val="000000"/>
                      <w:sz w:val="16"/>
                      <w:szCs w:val="16"/>
                    </w:rPr>
                    <w:t>%</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D902B"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&lt;0.001</w:t>
                  </w:r>
                </w:p>
              </w:tc>
            </w:tr>
            <w:tr w:rsidR="006500B7" w14:paraId="7E978E3F"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996A2"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SCID</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4BA6A"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Somatoform disorders</w:t>
                  </w:r>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04E1F"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Absent</w:t>
                  </w:r>
                  <w:del w:id="139" w:author="Douglas Ezra Morrison" w:date="2025-08-20T16:49:00Z" w16du:dateUtc="2025-08-20T23:49:00Z">
                    <w:r>
                      <w:rPr>
                        <w:rFonts w:ascii="Gill Sans MT" w:eastAsia="Gill Sans MT" w:hAnsi="Gill Sans MT" w:cs="Gill Sans MT"/>
                        <w:color w:val="000000"/>
                        <w:sz w:val="16"/>
                        <w:szCs w:val="16"/>
                      </w:rPr>
                      <w:delText xml:space="preserve">, </w:delText>
                    </w:r>
                  </w:del>
                  <w:ins w:id="140" w:author="Douglas Ezra Morrison" w:date="2025-08-20T16:49:00Z" w16du:dateUtc="2025-08-20T23:49:00Z">
                    <w:r>
                      <w:rPr>
                        <w:rFonts w:ascii="Gill Sans MT" w:eastAsia="Gill Sans MT" w:hAnsi="Gill Sans MT" w:cs="Gill Sans MT"/>
                        <w:color w:val="000000"/>
                        <w:sz w:val="16"/>
                        <w:szCs w:val="16"/>
                      </w:rPr>
                      <w:t>/</w:t>
                    </w:r>
                  </w:ins>
                  <w:r>
                    <w:rPr>
                      <w:rFonts w:ascii="Gill Sans MT" w:eastAsia="Gill Sans MT" w:hAnsi="Gill Sans MT" w:cs="Gill Sans MT"/>
                      <w:color w:val="000000"/>
                      <w:sz w:val="16"/>
                      <w:szCs w:val="16"/>
                    </w:rPr>
                    <w:t>Sub-Threshold, Threshold</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1DE64"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del w:id="141" w:author="Douglas Ezra Morrison" w:date="2025-08-20T16:49:00Z" w16du:dateUtc="2025-08-20T23:49:00Z">
                    <w:r>
                      <w:rPr>
                        <w:rFonts w:ascii="Gill Sans MT" w:eastAsia="Gill Sans MT" w:hAnsi="Gill Sans MT" w:cs="Gill Sans MT"/>
                        <w:color w:val="000000"/>
                        <w:sz w:val="16"/>
                        <w:szCs w:val="16"/>
                      </w:rPr>
                      <w:delText>15.5</w:delText>
                    </w:r>
                  </w:del>
                  <w:ins w:id="142" w:author="Douglas Ezra Morrison" w:date="2025-08-20T16:49:00Z" w16du:dateUtc="2025-08-20T23:49:00Z">
                    <w:r>
                      <w:rPr>
                        <w:rFonts w:ascii="Gill Sans MT" w:eastAsia="Gill Sans MT" w:hAnsi="Gill Sans MT" w:cs="Gill Sans MT"/>
                        <w:color w:val="000000"/>
                        <w:sz w:val="16"/>
                        <w:szCs w:val="16"/>
                      </w:rPr>
                      <w:t>11.3</w:t>
                    </w:r>
                  </w:ins>
                  <w:r>
                    <w:rPr>
                      <w:rFonts w:ascii="Gill Sans MT" w:eastAsia="Gill Sans MT" w:hAnsi="Gill Sans MT" w:cs="Gill Sans MT"/>
                      <w:color w:val="000000"/>
                      <w:sz w:val="16"/>
                      <w:szCs w:val="16"/>
                    </w:rPr>
                    <w:t>%</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D8815"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del w:id="143" w:author="Douglas Ezra Morrison" w:date="2025-08-20T16:49:00Z" w16du:dateUtc="2025-08-20T23:49:00Z">
                    <w:r>
                      <w:rPr>
                        <w:rFonts w:ascii="Gill Sans MT" w:eastAsia="Gill Sans MT" w:hAnsi="Gill Sans MT" w:cs="Gill Sans MT"/>
                        <w:color w:val="000000"/>
                        <w:sz w:val="16"/>
                        <w:szCs w:val="16"/>
                      </w:rPr>
                      <w:delText>2.</w:delText>
                    </w:r>
                  </w:del>
                  <w:r>
                    <w:rPr>
                      <w:rFonts w:ascii="Gill Sans MT" w:eastAsia="Gill Sans MT" w:hAnsi="Gill Sans MT" w:cs="Gill Sans MT"/>
                      <w:color w:val="000000"/>
                      <w:sz w:val="16"/>
                      <w:szCs w:val="16"/>
                    </w:rPr>
                    <w:t>1</w:t>
                  </w:r>
                  <w:ins w:id="144" w:author="Douglas Ezra Morrison" w:date="2025-08-20T16:49:00Z" w16du:dateUtc="2025-08-20T23:49:00Z">
                    <w:r>
                      <w:rPr>
                        <w:rFonts w:ascii="Gill Sans MT" w:eastAsia="Gill Sans MT" w:hAnsi="Gill Sans MT" w:cs="Gill Sans MT"/>
                        <w:color w:val="000000"/>
                        <w:sz w:val="16"/>
                        <w:szCs w:val="16"/>
                      </w:rPr>
                      <w:t>.4</w:t>
                    </w:r>
                  </w:ins>
                  <w:r>
                    <w:rPr>
                      <w:rFonts w:ascii="Gill Sans MT" w:eastAsia="Gill Sans MT" w:hAnsi="Gill Sans MT" w:cs="Gill Sans MT"/>
                      <w:color w:val="000000"/>
                      <w:sz w:val="16"/>
                      <w:szCs w:val="16"/>
                    </w:rPr>
                    <w:t>%</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A5ABB"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del w:id="145" w:author="Douglas Ezra Morrison" w:date="2025-08-20T16:49:00Z" w16du:dateUtc="2025-08-20T23:49:00Z">
                    <w:r>
                      <w:rPr>
                        <w:rFonts w:ascii="Gill Sans MT" w:eastAsia="Gill Sans MT" w:hAnsi="Gill Sans MT" w:cs="Gill Sans MT"/>
                        <w:color w:val="000000"/>
                        <w:sz w:val="16"/>
                        <w:szCs w:val="16"/>
                      </w:rPr>
                      <w:delText>&lt;</w:delText>
                    </w:r>
                  </w:del>
                  <w:r>
                    <w:rPr>
                      <w:rFonts w:ascii="Gill Sans MT" w:eastAsia="Gill Sans MT" w:hAnsi="Gill Sans MT" w:cs="Gill Sans MT"/>
                      <w:color w:val="000000"/>
                      <w:sz w:val="16"/>
                      <w:szCs w:val="16"/>
                    </w:rPr>
                    <w:t>0.00</w:t>
                  </w:r>
                  <w:del w:id="146" w:author="Douglas Ezra Morrison" w:date="2025-08-20T16:49:00Z" w16du:dateUtc="2025-08-20T23:49:00Z">
                    <w:r>
                      <w:rPr>
                        <w:rFonts w:ascii="Gill Sans MT" w:eastAsia="Gill Sans MT" w:hAnsi="Gill Sans MT" w:cs="Gill Sans MT"/>
                        <w:color w:val="000000"/>
                        <w:sz w:val="16"/>
                        <w:szCs w:val="16"/>
                      </w:rPr>
                      <w:delText>1</w:delText>
                    </w:r>
                  </w:del>
                  <w:ins w:id="147" w:author="Douglas Ezra Morrison" w:date="2025-08-20T16:49:00Z" w16du:dateUtc="2025-08-20T23:49:00Z">
                    <w:r>
                      <w:rPr>
                        <w:rFonts w:ascii="Gill Sans MT" w:eastAsia="Gill Sans MT" w:hAnsi="Gill Sans MT" w:cs="Gill Sans MT"/>
                        <w:color w:val="000000"/>
                        <w:sz w:val="16"/>
                        <w:szCs w:val="16"/>
                      </w:rPr>
                      <w:t>3</w:t>
                    </w:r>
                  </w:ins>
                </w:p>
              </w:tc>
            </w:tr>
            <w:tr w:rsidR="006500B7" w14:paraId="4C87DB90"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910AF"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SCID</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1BE8D"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Substance use disorders</w:t>
                  </w:r>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7EAD0"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Absent</w:t>
                  </w:r>
                  <w:del w:id="148" w:author="Douglas Ezra Morrison" w:date="2025-08-20T16:49:00Z" w16du:dateUtc="2025-08-20T23:49:00Z">
                    <w:r>
                      <w:rPr>
                        <w:rFonts w:ascii="Gill Sans MT" w:eastAsia="Gill Sans MT" w:hAnsi="Gill Sans MT" w:cs="Gill Sans MT"/>
                        <w:color w:val="000000"/>
                        <w:sz w:val="16"/>
                        <w:szCs w:val="16"/>
                      </w:rPr>
                      <w:delText xml:space="preserve">, </w:delText>
                    </w:r>
                  </w:del>
                  <w:ins w:id="149" w:author="Douglas Ezra Morrison" w:date="2025-08-20T16:49:00Z" w16du:dateUtc="2025-08-20T23:49:00Z">
                    <w:r>
                      <w:rPr>
                        <w:rFonts w:ascii="Gill Sans MT" w:eastAsia="Gill Sans MT" w:hAnsi="Gill Sans MT" w:cs="Gill Sans MT"/>
                        <w:color w:val="000000"/>
                        <w:sz w:val="16"/>
                        <w:szCs w:val="16"/>
                      </w:rPr>
                      <w:t>/</w:t>
                    </w:r>
                  </w:ins>
                  <w:r>
                    <w:rPr>
                      <w:rFonts w:ascii="Gill Sans MT" w:eastAsia="Gill Sans MT" w:hAnsi="Gill Sans MT" w:cs="Gill Sans MT"/>
                      <w:color w:val="000000"/>
                      <w:sz w:val="16"/>
                      <w:szCs w:val="16"/>
                    </w:rPr>
                    <w:t>Sub-Threshold, Threshold</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7DAE5"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del w:id="150" w:author="Douglas Ezra Morrison" w:date="2025-08-20T16:49:00Z" w16du:dateUtc="2025-08-20T23:49:00Z">
                    <w:r>
                      <w:rPr>
                        <w:rFonts w:ascii="Gill Sans MT" w:eastAsia="Gill Sans MT" w:hAnsi="Gill Sans MT" w:cs="Gill Sans MT"/>
                        <w:color w:val="000000"/>
                        <w:sz w:val="16"/>
                        <w:szCs w:val="16"/>
                      </w:rPr>
                      <w:delText>16.7</w:delText>
                    </w:r>
                  </w:del>
                  <w:ins w:id="151" w:author="Douglas Ezra Morrison" w:date="2025-08-20T16:49:00Z" w16du:dateUtc="2025-08-20T23:49:00Z">
                    <w:r>
                      <w:rPr>
                        <w:rFonts w:ascii="Gill Sans MT" w:eastAsia="Gill Sans MT" w:hAnsi="Gill Sans MT" w:cs="Gill Sans MT"/>
                        <w:color w:val="000000"/>
                        <w:sz w:val="16"/>
                        <w:szCs w:val="16"/>
                      </w:rPr>
                      <w:t>12.5</w:t>
                    </w:r>
                  </w:ins>
                  <w:r>
                    <w:rPr>
                      <w:rFonts w:ascii="Gill Sans MT" w:eastAsia="Gill Sans MT" w:hAnsi="Gill Sans MT" w:cs="Gill Sans MT"/>
                      <w:color w:val="000000"/>
                      <w:sz w:val="16"/>
                      <w:szCs w:val="16"/>
                    </w:rPr>
                    <w:t>%</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56FE6"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del w:id="152" w:author="Douglas Ezra Morrison" w:date="2025-08-20T16:49:00Z" w16du:dateUtc="2025-08-20T23:49:00Z">
                    <w:r>
                      <w:rPr>
                        <w:rFonts w:ascii="Gill Sans MT" w:eastAsia="Gill Sans MT" w:hAnsi="Gill Sans MT" w:cs="Gill Sans MT"/>
                        <w:color w:val="000000"/>
                        <w:sz w:val="16"/>
                        <w:szCs w:val="16"/>
                      </w:rPr>
                      <w:delText>28.2</w:delText>
                    </w:r>
                  </w:del>
                  <w:ins w:id="153" w:author="Douglas Ezra Morrison" w:date="2025-08-20T16:49:00Z" w16du:dateUtc="2025-08-20T23:49:00Z">
                    <w:r>
                      <w:rPr>
                        <w:rFonts w:ascii="Gill Sans MT" w:eastAsia="Gill Sans MT" w:hAnsi="Gill Sans MT" w:cs="Gill Sans MT"/>
                        <w:color w:val="000000"/>
                        <w:sz w:val="16"/>
                        <w:szCs w:val="16"/>
                      </w:rPr>
                      <w:t>24.6</w:t>
                    </w:r>
                  </w:ins>
                  <w:r>
                    <w:rPr>
                      <w:rFonts w:ascii="Gill Sans MT" w:eastAsia="Gill Sans MT" w:hAnsi="Gill Sans MT" w:cs="Gill Sans MT"/>
                      <w:color w:val="000000"/>
                      <w:sz w:val="16"/>
                      <w:szCs w:val="16"/>
                    </w:rPr>
                    <w:t>%</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2D0FA"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0.</w:t>
                  </w:r>
                  <w:del w:id="154" w:author="Douglas Ezra Morrison" w:date="2025-08-20T16:49:00Z" w16du:dateUtc="2025-08-20T23:49:00Z">
                    <w:r>
                      <w:rPr>
                        <w:rFonts w:ascii="Gill Sans MT" w:eastAsia="Gill Sans MT" w:hAnsi="Gill Sans MT" w:cs="Gill Sans MT"/>
                        <w:color w:val="000000"/>
                        <w:sz w:val="16"/>
                        <w:szCs w:val="16"/>
                      </w:rPr>
                      <w:delText>066</w:delText>
                    </w:r>
                  </w:del>
                  <w:ins w:id="155" w:author="Douglas Ezra Morrison" w:date="2025-08-20T16:49:00Z" w16du:dateUtc="2025-08-20T23:49:00Z">
                    <w:r>
                      <w:rPr>
                        <w:rFonts w:ascii="Gill Sans MT" w:eastAsia="Gill Sans MT" w:hAnsi="Gill Sans MT" w:cs="Gill Sans MT"/>
                        <w:color w:val="000000"/>
                        <w:sz w:val="16"/>
                        <w:szCs w:val="16"/>
                      </w:rPr>
                      <w:t>048</w:t>
                    </w:r>
                  </w:ins>
                </w:p>
              </w:tc>
            </w:tr>
            <w:tr w:rsidR="006500B7" w14:paraId="04BFD381"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F0DDD"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Scores</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39600"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del w:id="156" w:author="Douglas Ezra Morrison" w:date="2025-08-20T16:49:00Z" w16du:dateUtc="2025-08-20T23:49:00Z">
                    <w:r>
                      <w:rPr>
                        <w:rFonts w:ascii="Gill Sans MT" w:eastAsia="Gill Sans MT" w:hAnsi="Gill Sans MT" w:cs="Gill Sans MT"/>
                        <w:color w:val="000000"/>
                        <w:sz w:val="16"/>
                        <w:szCs w:val="16"/>
                      </w:rPr>
                      <w:delText>BDS-2 Total Score</w:delText>
                    </w:r>
                  </w:del>
                  <w:ins w:id="157" w:author="Douglas Ezra Morrison" w:date="2025-08-20T16:49:00Z" w16du:dateUtc="2025-08-20T23:49:00Z">
                    <w:r>
                      <w:rPr>
                        <w:rFonts w:ascii="Gill Sans MT" w:eastAsia="Gill Sans MT" w:hAnsi="Gill Sans MT" w:cs="Gill Sans MT"/>
                        <w:color w:val="000000"/>
                        <w:sz w:val="16"/>
                        <w:szCs w:val="16"/>
                      </w:rPr>
                      <w:t>Behavior Dyscontrol Scale - 2nd Edition (BDS-2): total score</w:t>
                    </w:r>
                  </w:ins>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E591D"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 20, &lt; 20</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D8294"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22.1%</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747D2"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31.</w:t>
                  </w:r>
                  <w:del w:id="158" w:author="Douglas Ezra Morrison" w:date="2025-08-20T16:49:00Z" w16du:dateUtc="2025-08-20T23:49:00Z">
                    <w:r>
                      <w:rPr>
                        <w:rFonts w:ascii="Gill Sans MT" w:eastAsia="Gill Sans MT" w:hAnsi="Gill Sans MT" w:cs="Gill Sans MT"/>
                        <w:color w:val="000000"/>
                        <w:sz w:val="16"/>
                        <w:szCs w:val="16"/>
                      </w:rPr>
                      <w:delText>5</w:delText>
                    </w:r>
                  </w:del>
                  <w:ins w:id="159" w:author="Douglas Ezra Morrison" w:date="2025-08-20T16:49:00Z" w16du:dateUtc="2025-08-20T23:49:00Z">
                    <w:r>
                      <w:rPr>
                        <w:rFonts w:ascii="Gill Sans MT" w:eastAsia="Gill Sans MT" w:hAnsi="Gill Sans MT" w:cs="Gill Sans MT"/>
                        <w:color w:val="000000"/>
                        <w:sz w:val="16"/>
                        <w:szCs w:val="16"/>
                      </w:rPr>
                      <w:t>9</w:t>
                    </w:r>
                  </w:ins>
                  <w:r>
                    <w:rPr>
                      <w:rFonts w:ascii="Gill Sans MT" w:eastAsia="Gill Sans MT" w:hAnsi="Gill Sans MT" w:cs="Gill Sans MT"/>
                      <w:color w:val="000000"/>
                      <w:sz w:val="16"/>
                      <w:szCs w:val="16"/>
                    </w:rPr>
                    <w:t>%</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B3E3F"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0.1</w:t>
                  </w:r>
                  <w:del w:id="160" w:author="Douglas Ezra Morrison" w:date="2025-08-20T16:49:00Z" w16du:dateUtc="2025-08-20T23:49:00Z">
                    <w:r>
                      <w:rPr>
                        <w:rFonts w:ascii="Gill Sans MT" w:eastAsia="Gill Sans MT" w:hAnsi="Gill Sans MT" w:cs="Gill Sans MT"/>
                        <w:color w:val="000000"/>
                        <w:sz w:val="16"/>
                        <w:szCs w:val="16"/>
                      </w:rPr>
                      <w:delText>6</w:delText>
                    </w:r>
                  </w:del>
                  <w:ins w:id="161" w:author="Douglas Ezra Morrison" w:date="2025-08-20T16:49:00Z" w16du:dateUtc="2025-08-20T23:49:00Z">
                    <w:r>
                      <w:rPr>
                        <w:rFonts w:ascii="Gill Sans MT" w:eastAsia="Gill Sans MT" w:hAnsi="Gill Sans MT" w:cs="Gill Sans MT"/>
                        <w:color w:val="000000"/>
                        <w:sz w:val="16"/>
                        <w:szCs w:val="16"/>
                      </w:rPr>
                      <w:t>2</w:t>
                    </w:r>
                  </w:ins>
                  <w:r>
                    <w:rPr>
                      <w:rFonts w:ascii="Gill Sans MT" w:eastAsia="Gill Sans MT" w:hAnsi="Gill Sans MT" w:cs="Gill Sans MT"/>
                      <w:color w:val="000000"/>
                      <w:sz w:val="16"/>
                      <w:szCs w:val="16"/>
                    </w:rPr>
                    <w:t>9</w:t>
                  </w:r>
                </w:p>
              </w:tc>
            </w:tr>
            <w:tr w:rsidR="006500B7" w14:paraId="72A60105"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19C75"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Scores</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C0EDD"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ins w:id="162" w:author="Douglas Ezra Morrison" w:date="2025-08-20T16:49:00Z" w16du:dateUtc="2025-08-20T23:49:00Z">
                    <w:r>
                      <w:rPr>
                        <w:rFonts w:ascii="Gill Sans MT" w:eastAsia="Gill Sans MT" w:hAnsi="Gill Sans MT" w:cs="Gill Sans MT"/>
                        <w:color w:val="000000"/>
                        <w:sz w:val="16"/>
                        <w:szCs w:val="16"/>
                      </w:rPr>
                      <w:t>Mini-Mental State Examination (</w:t>
                    </w:r>
                  </w:ins>
                  <w:r>
                    <w:rPr>
                      <w:rFonts w:ascii="Gill Sans MT" w:eastAsia="Gill Sans MT" w:hAnsi="Gill Sans MT" w:cs="Gill Sans MT"/>
                      <w:color w:val="000000"/>
                      <w:sz w:val="16"/>
                      <w:szCs w:val="16"/>
                    </w:rPr>
                    <w:t>MMSE</w:t>
                  </w:r>
                  <w:ins w:id="163" w:author="Douglas Ezra Morrison" w:date="2025-08-20T16:49:00Z" w16du:dateUtc="2025-08-20T23:49:00Z">
                    <w:r>
                      <w:rPr>
                        <w:rFonts w:ascii="Gill Sans MT" w:eastAsia="Gill Sans MT" w:hAnsi="Gill Sans MT" w:cs="Gill Sans MT"/>
                        <w:color w:val="000000"/>
                        <w:sz w:val="16"/>
                        <w:szCs w:val="16"/>
                      </w:rPr>
                      <w:t>):</w:t>
                    </w:r>
                  </w:ins>
                  <w:r>
                    <w:rPr>
                      <w:rFonts w:ascii="Gill Sans MT" w:eastAsia="Gill Sans MT" w:hAnsi="Gill Sans MT" w:cs="Gill Sans MT"/>
                      <w:color w:val="000000"/>
                      <w:sz w:val="16"/>
                      <w:szCs w:val="16"/>
                    </w:rPr>
                    <w:t xml:space="preserve"> total score</w:t>
                  </w:r>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336BD"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 xml:space="preserve">Normal (26-30), </w:t>
                  </w:r>
                  <w:del w:id="164" w:author="Douglas Ezra Morrison" w:date="2025-08-20T16:49:00Z" w16du:dateUtc="2025-08-20T23:49:00Z">
                    <w:r>
                      <w:rPr>
                        <w:rFonts w:ascii="Gill Sans MT" w:eastAsia="Gill Sans MT" w:hAnsi="Gill Sans MT" w:cs="Gill Sans MT"/>
                        <w:color w:val="000000"/>
                        <w:sz w:val="16"/>
                        <w:szCs w:val="16"/>
                      </w:rPr>
                      <w:delText>Mildly impaired</w:delText>
                    </w:r>
                  </w:del>
                  <w:ins w:id="165" w:author="Douglas Ezra Morrison" w:date="2025-08-20T16:49:00Z" w16du:dateUtc="2025-08-20T23:49:00Z">
                    <w:r>
                      <w:rPr>
                        <w:rFonts w:ascii="Gill Sans MT" w:eastAsia="Gill Sans MT" w:hAnsi="Gill Sans MT" w:cs="Gill Sans MT"/>
                        <w:color w:val="000000"/>
                        <w:sz w:val="16"/>
                        <w:szCs w:val="16"/>
                      </w:rPr>
                      <w:t>Mild impairment</w:t>
                    </w:r>
                  </w:ins>
                  <w:r>
                    <w:rPr>
                      <w:rFonts w:ascii="Gill Sans MT" w:eastAsia="Gill Sans MT" w:hAnsi="Gill Sans MT" w:cs="Gill Sans MT"/>
                      <w:color w:val="000000"/>
                      <w:sz w:val="16"/>
                      <w:szCs w:val="16"/>
                    </w:rPr>
                    <w:t xml:space="preserve"> (20-25), </w:t>
                  </w:r>
                  <w:del w:id="166" w:author="Douglas Ezra Morrison" w:date="2025-08-20T16:49:00Z" w16du:dateUtc="2025-08-20T23:49:00Z">
                    <w:r>
                      <w:rPr>
                        <w:rFonts w:ascii="Gill Sans MT" w:eastAsia="Gill Sans MT" w:hAnsi="Gill Sans MT" w:cs="Gill Sans MT"/>
                        <w:color w:val="000000"/>
                        <w:sz w:val="16"/>
                        <w:szCs w:val="16"/>
                      </w:rPr>
                      <w:delText>Moderately impaired</w:delText>
                    </w:r>
                  </w:del>
                  <w:ins w:id="167" w:author="Douglas Ezra Morrison" w:date="2025-08-20T16:49:00Z" w16du:dateUtc="2025-08-20T23:49:00Z">
                    <w:r>
                      <w:rPr>
                        <w:rFonts w:ascii="Gill Sans MT" w:eastAsia="Gill Sans MT" w:hAnsi="Gill Sans MT" w:cs="Gill Sans MT"/>
                        <w:color w:val="000000"/>
                        <w:sz w:val="16"/>
                        <w:szCs w:val="16"/>
                      </w:rPr>
                      <w:t>Moderate impairment</w:t>
                    </w:r>
                  </w:ins>
                  <w:r>
                    <w:rPr>
                      <w:rFonts w:ascii="Gill Sans MT" w:eastAsia="Gill Sans MT" w:hAnsi="Gill Sans MT" w:cs="Gill Sans MT"/>
                      <w:color w:val="000000"/>
                      <w:sz w:val="16"/>
                      <w:szCs w:val="16"/>
                    </w:rPr>
                    <w:t xml:space="preserve"> (10-19)</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7AD48"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5.3%</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F549C"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20%</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DBA04"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0.010</w:t>
                  </w:r>
                </w:p>
              </w:tc>
            </w:tr>
            <w:tr w:rsidR="006500B7" w14:paraId="25DFEDE4"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2074A"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Thyroid</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E8011"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Hyperthyroid</w:t>
                  </w:r>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3F260"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 xml:space="preserve">No, </w:t>
                  </w:r>
                  <w:proofErr w:type="gramStart"/>
                  <w:r>
                    <w:rPr>
                      <w:rFonts w:ascii="Gill Sans MT" w:eastAsia="Gill Sans MT" w:hAnsi="Gill Sans MT" w:cs="Gill Sans MT"/>
                      <w:color w:val="000000"/>
                      <w:sz w:val="16"/>
                      <w:szCs w:val="16"/>
                    </w:rPr>
                    <w:t>Yes</w:t>
                  </w:r>
                  <w:proofErr w:type="gramEnd"/>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643C9"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2.9%</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35A0C"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1.7%</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26B01"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0.632</w:t>
                  </w:r>
                </w:p>
              </w:tc>
            </w:tr>
            <w:tr w:rsidR="006500B7" w14:paraId="712EED99"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60638"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Thyroid</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94345"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Hypothyroid</w:t>
                  </w:r>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69F5B"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 xml:space="preserve">No, </w:t>
                  </w:r>
                  <w:proofErr w:type="gramStart"/>
                  <w:r>
                    <w:rPr>
                      <w:rFonts w:ascii="Gill Sans MT" w:eastAsia="Gill Sans MT" w:hAnsi="Gill Sans MT" w:cs="Gill Sans MT"/>
                      <w:color w:val="000000"/>
                      <w:sz w:val="16"/>
                      <w:szCs w:val="16"/>
                    </w:rPr>
                    <w:t>Yes</w:t>
                  </w:r>
                  <w:proofErr w:type="gramEnd"/>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C587A"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20.8%</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B01CF"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11.7%</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13298"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0.104</w:t>
                  </w:r>
                </w:p>
              </w:tc>
            </w:tr>
            <w:tr w:rsidR="006500B7" w14:paraId="75911F17"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DF481"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Thyroid</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9BE53"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del w:id="168" w:author="Douglas Ezra Morrison" w:date="2025-08-20T16:49:00Z" w16du:dateUtc="2025-08-20T23:49:00Z">
                    <w:r>
                      <w:rPr>
                        <w:rFonts w:ascii="Gill Sans MT" w:eastAsia="Gill Sans MT" w:hAnsi="Gill Sans MT" w:cs="Gill Sans MT"/>
                        <w:color w:val="000000"/>
                        <w:sz w:val="16"/>
                        <w:szCs w:val="16"/>
                      </w:rPr>
                      <w:delText>Any autoimmune disorder</w:delText>
                    </w:r>
                  </w:del>
                  <w:ins w:id="169" w:author="Douglas Ezra Morrison" w:date="2025-08-20T16:49:00Z" w16du:dateUtc="2025-08-20T23:49:00Z">
                    <w:r>
                      <w:rPr>
                        <w:rFonts w:ascii="Gill Sans MT" w:eastAsia="Gill Sans MT" w:hAnsi="Gill Sans MT" w:cs="Gill Sans MT"/>
                        <w:color w:val="000000"/>
                        <w:sz w:val="16"/>
                        <w:szCs w:val="16"/>
                      </w:rPr>
                      <w:t>Autoimmune diagnoses or symptoms</w:t>
                    </w:r>
                  </w:ins>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7383E"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 xml:space="preserve">No, </w:t>
                  </w:r>
                  <w:proofErr w:type="gramStart"/>
                  <w:r>
                    <w:rPr>
                      <w:rFonts w:ascii="Gill Sans MT" w:eastAsia="Gill Sans MT" w:hAnsi="Gill Sans MT" w:cs="Gill Sans MT"/>
                      <w:color w:val="000000"/>
                      <w:sz w:val="16"/>
                      <w:szCs w:val="16"/>
                    </w:rPr>
                    <w:t>Yes</w:t>
                  </w:r>
                  <w:proofErr w:type="gramEnd"/>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55DF2"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20.7%</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1C1F7"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7.7%</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AEB48"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0.004</w:t>
                  </w:r>
                </w:p>
              </w:tc>
            </w:tr>
            <w:tr w:rsidR="006500B7" w14:paraId="519EAE65"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2B1CF"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Tremors</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C4729"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Head tremor</w:t>
                  </w:r>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2DE7D"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 xml:space="preserve">No, </w:t>
                  </w:r>
                  <w:proofErr w:type="gramStart"/>
                  <w:r>
                    <w:rPr>
                      <w:rFonts w:ascii="Gill Sans MT" w:eastAsia="Gill Sans MT" w:hAnsi="Gill Sans MT" w:cs="Gill Sans MT"/>
                      <w:color w:val="000000"/>
                      <w:sz w:val="16"/>
                      <w:szCs w:val="16"/>
                    </w:rPr>
                    <w:t>Yes</w:t>
                  </w:r>
                  <w:proofErr w:type="gramEnd"/>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E3F25"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del w:id="170" w:author="Douglas Ezra Morrison" w:date="2025-08-20T16:49:00Z" w16du:dateUtc="2025-08-20T23:49:00Z">
                    <w:r>
                      <w:rPr>
                        <w:rFonts w:ascii="Gill Sans MT" w:eastAsia="Gill Sans MT" w:hAnsi="Gill Sans MT" w:cs="Gill Sans MT"/>
                        <w:color w:val="000000"/>
                        <w:sz w:val="16"/>
                        <w:szCs w:val="16"/>
                      </w:rPr>
                      <w:delText>41</w:delText>
                    </w:r>
                  </w:del>
                  <w:ins w:id="171" w:author="Douglas Ezra Morrison" w:date="2025-08-20T16:49:00Z" w16du:dateUtc="2025-08-20T23:49:00Z">
                    <w:r>
                      <w:rPr>
                        <w:rFonts w:ascii="Gill Sans MT" w:eastAsia="Gill Sans MT" w:hAnsi="Gill Sans MT" w:cs="Gill Sans MT"/>
                        <w:color w:val="000000"/>
                        <w:sz w:val="16"/>
                        <w:szCs w:val="16"/>
                      </w:rPr>
                      <w:t>45.2</w:t>
                    </w:r>
                  </w:ins>
                  <w:r>
                    <w:rPr>
                      <w:rFonts w:ascii="Gill Sans MT" w:eastAsia="Gill Sans MT" w:hAnsi="Gill Sans MT" w:cs="Gill Sans MT"/>
                      <w:color w:val="000000"/>
                      <w:sz w:val="16"/>
                      <w:szCs w:val="16"/>
                    </w:rPr>
                    <w:t>%</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95133"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del w:id="172" w:author="Douglas Ezra Morrison" w:date="2025-08-20T16:49:00Z" w16du:dateUtc="2025-08-20T23:49:00Z">
                    <w:r>
                      <w:rPr>
                        <w:rFonts w:ascii="Gill Sans MT" w:eastAsia="Gill Sans MT" w:hAnsi="Gill Sans MT" w:cs="Gill Sans MT"/>
                        <w:color w:val="000000"/>
                        <w:sz w:val="16"/>
                        <w:szCs w:val="16"/>
                      </w:rPr>
                      <w:delText>21.3</w:delText>
                    </w:r>
                  </w:del>
                  <w:ins w:id="173" w:author="Douglas Ezra Morrison" w:date="2025-08-20T16:49:00Z" w16du:dateUtc="2025-08-20T23:49:00Z">
                    <w:r>
                      <w:rPr>
                        <w:rFonts w:ascii="Gill Sans MT" w:eastAsia="Gill Sans MT" w:hAnsi="Gill Sans MT" w:cs="Gill Sans MT"/>
                        <w:color w:val="000000"/>
                        <w:sz w:val="16"/>
                        <w:szCs w:val="16"/>
                      </w:rPr>
                      <w:t>22.2</w:t>
                    </w:r>
                  </w:ins>
                  <w:r>
                    <w:rPr>
                      <w:rFonts w:ascii="Gill Sans MT" w:eastAsia="Gill Sans MT" w:hAnsi="Gill Sans MT" w:cs="Gill Sans MT"/>
                      <w:color w:val="000000"/>
                      <w:sz w:val="16"/>
                      <w:szCs w:val="16"/>
                    </w:rPr>
                    <w:t>%</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CD471"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0.</w:t>
                  </w:r>
                  <w:del w:id="174" w:author="Douglas Ezra Morrison" w:date="2025-08-20T16:49:00Z" w16du:dateUtc="2025-08-20T23:49:00Z">
                    <w:r>
                      <w:rPr>
                        <w:rFonts w:ascii="Gill Sans MT" w:eastAsia="Gill Sans MT" w:hAnsi="Gill Sans MT" w:cs="Gill Sans MT"/>
                        <w:color w:val="000000"/>
                        <w:sz w:val="16"/>
                        <w:szCs w:val="16"/>
                      </w:rPr>
                      <w:delText>043</w:delText>
                    </w:r>
                  </w:del>
                  <w:ins w:id="175" w:author="Douglas Ezra Morrison" w:date="2025-08-20T16:49:00Z" w16du:dateUtc="2025-08-20T23:49:00Z">
                    <w:r>
                      <w:rPr>
                        <w:rFonts w:ascii="Gill Sans MT" w:eastAsia="Gill Sans MT" w:hAnsi="Gill Sans MT" w:cs="Gill Sans MT"/>
                        <w:color w:val="000000"/>
                        <w:sz w:val="16"/>
                        <w:szCs w:val="16"/>
                      </w:rPr>
                      <w:t>018</w:t>
                    </w:r>
                  </w:ins>
                </w:p>
              </w:tc>
            </w:tr>
            <w:tr w:rsidR="006500B7" w14:paraId="2D456C68"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52D23"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Tremors</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16664"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Intention tremor</w:t>
                  </w:r>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1D987"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 xml:space="preserve">No, </w:t>
                  </w:r>
                  <w:proofErr w:type="gramStart"/>
                  <w:r>
                    <w:rPr>
                      <w:rFonts w:ascii="Gill Sans MT" w:eastAsia="Gill Sans MT" w:hAnsi="Gill Sans MT" w:cs="Gill Sans MT"/>
                      <w:color w:val="000000"/>
                      <w:sz w:val="16"/>
                      <w:szCs w:val="16"/>
                    </w:rPr>
                    <w:t>Yes</w:t>
                  </w:r>
                  <w:proofErr w:type="gramEnd"/>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2E9A9"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del w:id="176" w:author="Douglas Ezra Morrison" w:date="2025-08-20T16:49:00Z" w16du:dateUtc="2025-08-20T23:49:00Z">
                    <w:r>
                      <w:rPr>
                        <w:rFonts w:ascii="Gill Sans MT" w:eastAsia="Gill Sans MT" w:hAnsi="Gill Sans MT" w:cs="Gill Sans MT"/>
                        <w:color w:val="000000"/>
                        <w:sz w:val="16"/>
                        <w:szCs w:val="16"/>
                      </w:rPr>
                      <w:delText>51.4</w:delText>
                    </w:r>
                  </w:del>
                  <w:ins w:id="177" w:author="Douglas Ezra Morrison" w:date="2025-08-20T16:49:00Z" w16du:dateUtc="2025-08-20T23:49:00Z">
                    <w:r>
                      <w:rPr>
                        <w:rFonts w:ascii="Gill Sans MT" w:eastAsia="Gill Sans MT" w:hAnsi="Gill Sans MT" w:cs="Gill Sans MT"/>
                        <w:color w:val="000000"/>
                        <w:sz w:val="16"/>
                        <w:szCs w:val="16"/>
                      </w:rPr>
                      <w:t>60.2</w:t>
                    </w:r>
                  </w:ins>
                  <w:r>
                    <w:rPr>
                      <w:rFonts w:ascii="Gill Sans MT" w:eastAsia="Gill Sans MT" w:hAnsi="Gill Sans MT" w:cs="Gill Sans MT"/>
                      <w:color w:val="000000"/>
                      <w:sz w:val="16"/>
                      <w:szCs w:val="16"/>
                    </w:rPr>
                    <w:t>%</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AB52A"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del w:id="178" w:author="Douglas Ezra Morrison" w:date="2025-08-20T16:49:00Z" w16du:dateUtc="2025-08-20T23:49:00Z">
                    <w:r>
                      <w:rPr>
                        <w:rFonts w:ascii="Gill Sans MT" w:eastAsia="Gill Sans MT" w:hAnsi="Gill Sans MT" w:cs="Gill Sans MT"/>
                        <w:color w:val="000000"/>
                        <w:sz w:val="16"/>
                        <w:szCs w:val="16"/>
                      </w:rPr>
                      <w:delText>51.7</w:delText>
                    </w:r>
                  </w:del>
                  <w:ins w:id="179" w:author="Douglas Ezra Morrison" w:date="2025-08-20T16:49:00Z" w16du:dateUtc="2025-08-20T23:49:00Z">
                    <w:r>
                      <w:rPr>
                        <w:rFonts w:ascii="Gill Sans MT" w:eastAsia="Gill Sans MT" w:hAnsi="Gill Sans MT" w:cs="Gill Sans MT"/>
                        <w:color w:val="000000"/>
                        <w:sz w:val="16"/>
                        <w:szCs w:val="16"/>
                      </w:rPr>
                      <w:t>53.9</w:t>
                    </w:r>
                  </w:ins>
                  <w:r>
                    <w:rPr>
                      <w:rFonts w:ascii="Gill Sans MT" w:eastAsia="Gill Sans MT" w:hAnsi="Gill Sans MT" w:cs="Gill Sans MT"/>
                      <w:color w:val="000000"/>
                      <w:sz w:val="16"/>
                      <w:szCs w:val="16"/>
                    </w:rPr>
                    <w:t>%</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4CBA6"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del w:id="180" w:author="Douglas Ezra Morrison" w:date="2025-08-20T16:49:00Z" w16du:dateUtc="2025-08-20T23:49:00Z">
                    <w:r>
                      <w:rPr>
                        <w:rFonts w:ascii="Gill Sans MT" w:eastAsia="Gill Sans MT" w:hAnsi="Gill Sans MT" w:cs="Gill Sans MT"/>
                        <w:color w:val="000000"/>
                        <w:sz w:val="16"/>
                        <w:szCs w:val="16"/>
                      </w:rPr>
                      <w:delText>&gt;</w:delText>
                    </w:r>
                  </w:del>
                  <w:r>
                    <w:rPr>
                      <w:rFonts w:ascii="Gill Sans MT" w:eastAsia="Gill Sans MT" w:hAnsi="Gill Sans MT" w:cs="Gill Sans MT"/>
                      <w:color w:val="000000"/>
                      <w:sz w:val="16"/>
                      <w:szCs w:val="16"/>
                    </w:rPr>
                    <w:t>0.</w:t>
                  </w:r>
                  <w:del w:id="181" w:author="Douglas Ezra Morrison" w:date="2025-08-20T16:49:00Z" w16du:dateUtc="2025-08-20T23:49:00Z">
                    <w:r>
                      <w:rPr>
                        <w:rFonts w:ascii="Gill Sans MT" w:eastAsia="Gill Sans MT" w:hAnsi="Gill Sans MT" w:cs="Gill Sans MT"/>
                        <w:color w:val="000000"/>
                        <w:sz w:val="16"/>
                        <w:szCs w:val="16"/>
                      </w:rPr>
                      <w:delText>999</w:delText>
                    </w:r>
                  </w:del>
                  <w:ins w:id="182" w:author="Douglas Ezra Morrison" w:date="2025-08-20T16:49:00Z" w16du:dateUtc="2025-08-20T23:49:00Z">
                    <w:r>
                      <w:rPr>
                        <w:rFonts w:ascii="Gill Sans MT" w:eastAsia="Gill Sans MT" w:hAnsi="Gill Sans MT" w:cs="Gill Sans MT"/>
                        <w:color w:val="000000"/>
                        <w:sz w:val="16"/>
                        <w:szCs w:val="16"/>
                      </w:rPr>
                      <w:t>348</w:t>
                    </w:r>
                  </w:ins>
                </w:p>
              </w:tc>
            </w:tr>
            <w:tr w:rsidR="006500B7" w14:paraId="281CB397"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CA819"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Tremors</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9AA84"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Intermittent tremor</w:t>
                  </w:r>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F3EDA"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 xml:space="preserve">No, </w:t>
                  </w:r>
                  <w:proofErr w:type="gramStart"/>
                  <w:r>
                    <w:rPr>
                      <w:rFonts w:ascii="Gill Sans MT" w:eastAsia="Gill Sans MT" w:hAnsi="Gill Sans MT" w:cs="Gill Sans MT"/>
                      <w:color w:val="000000"/>
                      <w:sz w:val="16"/>
                      <w:szCs w:val="16"/>
                    </w:rPr>
                    <w:t>Yes</w:t>
                  </w:r>
                  <w:proofErr w:type="gramEnd"/>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B142D"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28.6%</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1DA29"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26.4%</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B529A"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0.741</w:t>
                  </w:r>
                </w:p>
              </w:tc>
            </w:tr>
            <w:tr w:rsidR="006500B7" w14:paraId="35019BC6" w14:textId="77777777" w:rsidTr="00EA5C74">
              <w:trPr>
                <w:jc w:val="center"/>
              </w:trPr>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272EE"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Tremors</w:t>
                  </w:r>
                </w:p>
              </w:tc>
              <w:tc>
                <w:tcPr>
                  <w:tcW w:w="2448"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014CF"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Postural tremor</w:t>
                  </w:r>
                </w:p>
              </w:tc>
              <w:tc>
                <w:tcPr>
                  <w:tcW w:w="2160"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B4F3F"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 xml:space="preserve">No, </w:t>
                  </w:r>
                  <w:proofErr w:type="gramStart"/>
                  <w:r>
                    <w:rPr>
                      <w:rFonts w:ascii="Gill Sans MT" w:eastAsia="Gill Sans MT" w:hAnsi="Gill Sans MT" w:cs="Gill Sans MT"/>
                      <w:color w:val="000000"/>
                      <w:sz w:val="16"/>
                      <w:szCs w:val="16"/>
                    </w:rPr>
                    <w:t>Yes</w:t>
                  </w:r>
                  <w:proofErr w:type="gramEnd"/>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BFC14"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del w:id="183" w:author="Douglas Ezra Morrison" w:date="2025-08-20T16:49:00Z" w16du:dateUtc="2025-08-20T23:49:00Z">
                    <w:r>
                      <w:rPr>
                        <w:rFonts w:ascii="Gill Sans MT" w:eastAsia="Gill Sans MT" w:hAnsi="Gill Sans MT" w:cs="Gill Sans MT"/>
                        <w:color w:val="000000"/>
                        <w:sz w:val="16"/>
                        <w:szCs w:val="16"/>
                      </w:rPr>
                      <w:delText>24.3</w:delText>
                    </w:r>
                  </w:del>
                  <w:ins w:id="184" w:author="Douglas Ezra Morrison" w:date="2025-08-20T16:49:00Z" w16du:dateUtc="2025-08-20T23:49:00Z">
                    <w:r>
                      <w:rPr>
                        <w:rFonts w:ascii="Gill Sans MT" w:eastAsia="Gill Sans MT" w:hAnsi="Gill Sans MT" w:cs="Gill Sans MT"/>
                        <w:color w:val="000000"/>
                        <w:sz w:val="16"/>
                        <w:szCs w:val="16"/>
                      </w:rPr>
                      <w:t>47.5</w:t>
                    </w:r>
                  </w:ins>
                  <w:r>
                    <w:rPr>
                      <w:rFonts w:ascii="Gill Sans MT" w:eastAsia="Gill Sans MT" w:hAnsi="Gill Sans MT" w:cs="Gill Sans MT"/>
                      <w:color w:val="000000"/>
                      <w:sz w:val="16"/>
                      <w:szCs w:val="16"/>
                    </w:rPr>
                    <w:t>%</w:t>
                  </w:r>
                </w:p>
              </w:tc>
              <w:tc>
                <w:tcPr>
                  <w:tcW w:w="86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25D17"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del w:id="185" w:author="Douglas Ezra Morrison" w:date="2025-08-20T16:49:00Z" w16du:dateUtc="2025-08-20T23:49:00Z">
                    <w:r>
                      <w:rPr>
                        <w:rFonts w:ascii="Gill Sans MT" w:eastAsia="Gill Sans MT" w:hAnsi="Gill Sans MT" w:cs="Gill Sans MT"/>
                        <w:color w:val="000000"/>
                        <w:sz w:val="16"/>
                        <w:szCs w:val="16"/>
                      </w:rPr>
                      <w:delText>25.4</w:delText>
                    </w:r>
                  </w:del>
                  <w:ins w:id="186" w:author="Douglas Ezra Morrison" w:date="2025-08-20T16:49:00Z" w16du:dateUtc="2025-08-20T23:49:00Z">
                    <w:r>
                      <w:rPr>
                        <w:rFonts w:ascii="Gill Sans MT" w:eastAsia="Gill Sans MT" w:hAnsi="Gill Sans MT" w:cs="Gill Sans MT"/>
                        <w:color w:val="000000"/>
                        <w:sz w:val="16"/>
                        <w:szCs w:val="16"/>
                      </w:rPr>
                      <w:t>37.3</w:t>
                    </w:r>
                  </w:ins>
                  <w:r>
                    <w:rPr>
                      <w:rFonts w:ascii="Gill Sans MT" w:eastAsia="Gill Sans MT" w:hAnsi="Gill Sans MT" w:cs="Gill Sans MT"/>
                      <w:color w:val="000000"/>
                      <w:sz w:val="16"/>
                      <w:szCs w:val="16"/>
                    </w:rPr>
                    <w:t>%</w:t>
                  </w:r>
                </w:p>
              </w:tc>
              <w:tc>
                <w:tcPr>
                  <w:tcW w:w="864"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9FC52"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del w:id="187" w:author="Douglas Ezra Morrison" w:date="2025-08-20T16:49:00Z" w16du:dateUtc="2025-08-20T23:49:00Z">
                    <w:r>
                      <w:rPr>
                        <w:rFonts w:ascii="Gill Sans MT" w:eastAsia="Gill Sans MT" w:hAnsi="Gill Sans MT" w:cs="Gill Sans MT"/>
                        <w:color w:val="000000"/>
                        <w:sz w:val="16"/>
                        <w:szCs w:val="16"/>
                      </w:rPr>
                      <w:delText>&gt;</w:delText>
                    </w:r>
                  </w:del>
                  <w:r>
                    <w:rPr>
                      <w:rFonts w:ascii="Gill Sans MT" w:eastAsia="Gill Sans MT" w:hAnsi="Gill Sans MT" w:cs="Gill Sans MT"/>
                      <w:color w:val="000000"/>
                      <w:sz w:val="16"/>
                      <w:szCs w:val="16"/>
                    </w:rPr>
                    <w:t>0.</w:t>
                  </w:r>
                  <w:del w:id="188" w:author="Douglas Ezra Morrison" w:date="2025-08-20T16:49:00Z" w16du:dateUtc="2025-08-20T23:49:00Z">
                    <w:r>
                      <w:rPr>
                        <w:rFonts w:ascii="Gill Sans MT" w:eastAsia="Gill Sans MT" w:hAnsi="Gill Sans MT" w:cs="Gill Sans MT"/>
                        <w:color w:val="000000"/>
                        <w:sz w:val="16"/>
                        <w:szCs w:val="16"/>
                      </w:rPr>
                      <w:delText>999</w:delText>
                    </w:r>
                  </w:del>
                  <w:ins w:id="189" w:author="Douglas Ezra Morrison" w:date="2025-08-20T16:49:00Z" w16du:dateUtc="2025-08-20T23:49:00Z">
                    <w:r>
                      <w:rPr>
                        <w:rFonts w:ascii="Gill Sans MT" w:eastAsia="Gill Sans MT" w:hAnsi="Gill Sans MT" w:cs="Gill Sans MT"/>
                        <w:color w:val="000000"/>
                        <w:sz w:val="16"/>
                        <w:szCs w:val="16"/>
                      </w:rPr>
                      <w:t>164</w:t>
                    </w:r>
                  </w:ins>
                </w:p>
              </w:tc>
            </w:tr>
            <w:tr w:rsidR="006500B7" w14:paraId="1E8C43FE" w14:textId="77777777" w:rsidTr="00EA5C74">
              <w:trPr>
                <w:jc w:val="center"/>
              </w:trPr>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C1C76F"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Tremors</w:t>
                  </w:r>
                </w:p>
              </w:tc>
              <w:tc>
                <w:tcPr>
                  <w:tcW w:w="2448" w:type="dxa"/>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0CB242"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Resting tremor</w:t>
                  </w:r>
                </w:p>
              </w:tc>
              <w:tc>
                <w:tcPr>
                  <w:tcW w:w="2160" w:type="dxa"/>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1F6C04"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center"/>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 xml:space="preserve">No, </w:t>
                  </w:r>
                  <w:proofErr w:type="gramStart"/>
                  <w:r>
                    <w:rPr>
                      <w:rFonts w:ascii="Gill Sans MT" w:eastAsia="Gill Sans MT" w:hAnsi="Gill Sans MT" w:cs="Gill Sans MT"/>
                      <w:color w:val="000000"/>
                      <w:sz w:val="16"/>
                      <w:szCs w:val="16"/>
                    </w:rPr>
                    <w:t>Yes</w:t>
                  </w:r>
                  <w:proofErr w:type="gramEnd"/>
                </w:p>
              </w:tc>
              <w:tc>
                <w:tcPr>
                  <w:tcW w:w="864" w:type="dxa"/>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7F875C"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del w:id="190" w:author="Douglas Ezra Morrison" w:date="2025-08-20T16:49:00Z" w16du:dateUtc="2025-08-20T23:49:00Z">
                    <w:r>
                      <w:rPr>
                        <w:rFonts w:ascii="Gill Sans MT" w:eastAsia="Gill Sans MT" w:hAnsi="Gill Sans MT" w:cs="Gill Sans MT"/>
                        <w:color w:val="000000"/>
                        <w:sz w:val="16"/>
                        <w:szCs w:val="16"/>
                      </w:rPr>
                      <w:delText>15</w:delText>
                    </w:r>
                  </w:del>
                  <w:ins w:id="191" w:author="Douglas Ezra Morrison" w:date="2025-08-20T16:49:00Z" w16du:dateUtc="2025-08-20T23:49:00Z">
                    <w:r>
                      <w:rPr>
                        <w:rFonts w:ascii="Gill Sans MT" w:eastAsia="Gill Sans MT" w:hAnsi="Gill Sans MT" w:cs="Gill Sans MT"/>
                        <w:color w:val="000000"/>
                        <w:sz w:val="16"/>
                        <w:szCs w:val="16"/>
                      </w:rPr>
                      <w:t>20</w:t>
                    </w:r>
                  </w:ins>
                  <w:r>
                    <w:rPr>
                      <w:rFonts w:ascii="Gill Sans MT" w:eastAsia="Gill Sans MT" w:hAnsi="Gill Sans MT" w:cs="Gill Sans MT"/>
                      <w:color w:val="000000"/>
                      <w:sz w:val="16"/>
                      <w:szCs w:val="16"/>
                    </w:rPr>
                    <w:t>.7%</w:t>
                  </w:r>
                </w:p>
              </w:tc>
              <w:tc>
                <w:tcPr>
                  <w:tcW w:w="864" w:type="dxa"/>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7886D8"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jc w:val="right"/>
                    <w:rPr>
                      <w:rFonts w:ascii="Gill Sans MT" w:eastAsia="Gill Sans MT" w:hAnsi="Gill Sans MT" w:cs="Gill Sans MT"/>
                      <w:color w:val="000000"/>
                      <w:sz w:val="16"/>
                      <w:szCs w:val="16"/>
                    </w:rPr>
                  </w:pPr>
                  <w:del w:id="192" w:author="Douglas Ezra Morrison" w:date="2025-08-20T16:49:00Z" w16du:dateUtc="2025-08-20T23:49:00Z">
                    <w:r>
                      <w:rPr>
                        <w:rFonts w:ascii="Gill Sans MT" w:eastAsia="Gill Sans MT" w:hAnsi="Gill Sans MT" w:cs="Gill Sans MT"/>
                        <w:color w:val="000000"/>
                        <w:sz w:val="16"/>
                        <w:szCs w:val="16"/>
                      </w:rPr>
                      <w:delText>13.8</w:delText>
                    </w:r>
                  </w:del>
                  <w:ins w:id="193" w:author="Douglas Ezra Morrison" w:date="2025-08-20T16:49:00Z" w16du:dateUtc="2025-08-20T23:49:00Z">
                    <w:r>
                      <w:rPr>
                        <w:rFonts w:ascii="Gill Sans MT" w:eastAsia="Gill Sans MT" w:hAnsi="Gill Sans MT" w:cs="Gill Sans MT"/>
                        <w:color w:val="000000"/>
                        <w:sz w:val="16"/>
                        <w:szCs w:val="16"/>
                      </w:rPr>
                      <w:t>18</w:t>
                    </w:r>
                  </w:ins>
                  <w:r>
                    <w:rPr>
                      <w:rFonts w:ascii="Gill Sans MT" w:eastAsia="Gill Sans MT" w:hAnsi="Gill Sans MT" w:cs="Gill Sans MT"/>
                      <w:color w:val="000000"/>
                      <w:sz w:val="16"/>
                      <w:szCs w:val="16"/>
                    </w:rPr>
                    <w:t>%</w:t>
                  </w:r>
                </w:p>
              </w:tc>
              <w:tc>
                <w:tcPr>
                  <w:tcW w:w="864" w:type="dxa"/>
                  <w:gridSpan w:val="3"/>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DA1609"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rPr>
                    <w:t>0.</w:t>
                  </w:r>
                  <w:del w:id="194" w:author="Douglas Ezra Morrison" w:date="2025-08-20T16:49:00Z" w16du:dateUtc="2025-08-20T23:49:00Z">
                    <w:r>
                      <w:rPr>
                        <w:rFonts w:ascii="Gill Sans MT" w:eastAsia="Gill Sans MT" w:hAnsi="Gill Sans MT" w:cs="Gill Sans MT"/>
                        <w:color w:val="000000"/>
                        <w:sz w:val="16"/>
                        <w:szCs w:val="16"/>
                      </w:rPr>
                      <w:delText>685</w:delText>
                    </w:r>
                  </w:del>
                  <w:ins w:id="195" w:author="Douglas Ezra Morrison" w:date="2025-08-20T16:49:00Z" w16du:dateUtc="2025-08-20T23:49:00Z">
                    <w:r>
                      <w:rPr>
                        <w:rFonts w:ascii="Gill Sans MT" w:eastAsia="Gill Sans MT" w:hAnsi="Gill Sans MT" w:cs="Gill Sans MT"/>
                        <w:color w:val="000000"/>
                        <w:sz w:val="16"/>
                        <w:szCs w:val="16"/>
                      </w:rPr>
                      <w:t>609</w:t>
                    </w:r>
                  </w:ins>
                </w:p>
              </w:tc>
            </w:tr>
            <w:tr w:rsidR="006500B7" w14:paraId="0F5D044F" w14:textId="77777777" w:rsidTr="00EA5C74">
              <w:trPr>
                <w:jc w:val="center"/>
              </w:trPr>
              <w:tc>
                <w:tcPr>
                  <w:tcW w:w="8352" w:type="dxa"/>
                  <w:gridSpan w:val="12"/>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6193042"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vertAlign w:val="superscript"/>
                    </w:rPr>
                    <w:t>a</w:t>
                  </w:r>
                  <w:r>
                    <w:rPr>
                      <w:rFonts w:ascii="Gill Sans MT" w:eastAsia="Gill Sans MT" w:hAnsi="Gill Sans MT" w:cs="Gill Sans MT"/>
                      <w:color w:val="000000"/>
                      <w:sz w:val="16"/>
                      <w:szCs w:val="16"/>
                    </w:rPr>
                    <w:t>% of participants with clinically elevated levels</w:t>
                  </w:r>
                </w:p>
              </w:tc>
            </w:tr>
            <w:tr w:rsidR="006500B7" w14:paraId="505EAB8B" w14:textId="77777777" w:rsidTr="00EA5C74">
              <w:trPr>
                <w:jc w:val="center"/>
              </w:trPr>
              <w:tc>
                <w:tcPr>
                  <w:tcW w:w="8352" w:type="dxa"/>
                  <w:gridSpan w:val="12"/>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E7B043E" w14:textId="77777777" w:rsidR="006500B7" w:rsidRDefault="006500B7" w:rsidP="00EA5C74">
                  <w:pPr>
                    <w:pBdr>
                      <w:top w:val="none" w:sz="0" w:space="0" w:color="000000"/>
                      <w:left w:val="none" w:sz="0" w:space="0" w:color="000000"/>
                      <w:bottom w:val="none" w:sz="0" w:space="0" w:color="000000"/>
                      <w:right w:val="none" w:sz="0" w:space="0" w:color="000000"/>
                    </w:pBdr>
                    <w:spacing w:before="20" w:after="20" w:line="240" w:lineRule="auto"/>
                    <w:ind w:left="100" w:right="100"/>
                    <w:rPr>
                      <w:rFonts w:ascii="Gill Sans MT" w:eastAsia="Gill Sans MT" w:hAnsi="Gill Sans MT" w:cs="Gill Sans MT"/>
                      <w:color w:val="000000"/>
                      <w:sz w:val="16"/>
                      <w:szCs w:val="16"/>
                    </w:rPr>
                  </w:pPr>
                  <w:r>
                    <w:rPr>
                      <w:rFonts w:ascii="Gill Sans MT" w:eastAsia="Gill Sans MT" w:hAnsi="Gill Sans MT" w:cs="Gill Sans MT"/>
                      <w:color w:val="000000"/>
                      <w:sz w:val="16"/>
                      <w:szCs w:val="16"/>
                      <w:vertAlign w:val="superscript"/>
                    </w:rPr>
                    <w:t>b</w:t>
                  </w:r>
                  <w:r>
                    <w:rPr>
                      <w:rFonts w:ascii="Gill Sans MT" w:eastAsia="Gill Sans MT" w:hAnsi="Gill Sans MT" w:cs="Gill Sans MT"/>
                      <w:color w:val="000000"/>
                      <w:sz w:val="16"/>
                      <w:szCs w:val="16"/>
                    </w:rPr>
                    <w:t>p-value for significance of sex difference by Fisher's exact test</w:t>
                  </w:r>
                </w:p>
              </w:tc>
            </w:tr>
            <w:bookmarkEnd w:id="0"/>
          </w:tbl>
          <w:p w14:paraId="5AE7D86C" w14:textId="77777777" w:rsidR="006500B7" w:rsidRDefault="006500B7" w:rsidP="00EA5C74">
            <w:pPr>
              <w:spacing w:after="0" w:line="240" w:lineRule="auto"/>
              <w:rPr>
                <w:rFonts w:eastAsia="Times New Roman" w:cs="Times New Roman"/>
                <w:sz w:val="20"/>
                <w:szCs w:val="20"/>
                <w:lang w:val="en-GB" w:eastAsia="en-GB"/>
              </w:rPr>
            </w:pPr>
          </w:p>
        </w:tc>
      </w:tr>
    </w:tbl>
    <w:p w14:paraId="04CD7418" w14:textId="77777777" w:rsidR="006500B7" w:rsidRDefault="006500B7"/>
    <w:sectPr w:rsidR="006500B7" w:rsidSect="007C5D27">
      <w:headerReference w:type="even" r:id="rId10"/>
      <w:headerReference w:type="default" r:id="rId11"/>
      <w:footerReference w:type="even" r:id="rId12"/>
      <w:footerReference w:type="default" r:id="rId13"/>
      <w:headerReference w:type="first" r:id="rId14"/>
      <w:footerReference w:type="first" r:id="rId15"/>
      <w:type w:val="continuous"/>
      <w:pgSz w:w="11906" w:h="16838" w:code="9"/>
      <w:pgMar w:top="864" w:right="1584" w:bottom="864" w:left="1584"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A67EF" w14:textId="77777777" w:rsidR="004258B4" w:rsidRDefault="004258B4">
      <w:pPr>
        <w:spacing w:after="0" w:line="240" w:lineRule="auto"/>
      </w:pPr>
      <w:r>
        <w:separator/>
      </w:r>
    </w:p>
  </w:endnote>
  <w:endnote w:type="continuationSeparator" w:id="0">
    <w:p w14:paraId="57A5AA4A" w14:textId="77777777" w:rsidR="004258B4" w:rsidRDefault="004258B4">
      <w:pPr>
        <w:spacing w:after="0" w:line="240" w:lineRule="auto"/>
      </w:pPr>
      <w:r>
        <w:continuationSeparator/>
      </w:r>
    </w:p>
  </w:endnote>
  <w:endnote w:type="continuationNotice" w:id="1">
    <w:p w14:paraId="770949A0" w14:textId="77777777" w:rsidR="004258B4" w:rsidRDefault="004258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EBF84" w14:textId="77777777" w:rsidR="008B16C2" w:rsidRDefault="008B16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6236420"/>
      <w:docPartObj>
        <w:docPartGallery w:val="Page Numbers (Bottom of Page)"/>
        <w:docPartUnique/>
      </w:docPartObj>
    </w:sdtPr>
    <w:sdtEndPr>
      <w:rPr>
        <w:noProof/>
      </w:rPr>
    </w:sdtEndPr>
    <w:sdtContent>
      <w:p w14:paraId="4D6A2CC3" w14:textId="77777777" w:rsidR="002467D6" w:rsidRDefault="002467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441352" w14:textId="77777777" w:rsidR="0074665F" w:rsidRDefault="007466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75C7" w14:textId="77777777" w:rsidR="008B16C2" w:rsidRDefault="008B16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E0352" w14:textId="77777777" w:rsidR="004258B4" w:rsidRDefault="004258B4">
      <w:pPr>
        <w:spacing w:after="0" w:line="240" w:lineRule="auto"/>
      </w:pPr>
      <w:r>
        <w:separator/>
      </w:r>
    </w:p>
  </w:footnote>
  <w:footnote w:type="continuationSeparator" w:id="0">
    <w:p w14:paraId="100BD484" w14:textId="77777777" w:rsidR="004258B4" w:rsidRDefault="004258B4">
      <w:pPr>
        <w:spacing w:after="0" w:line="240" w:lineRule="auto"/>
      </w:pPr>
      <w:r>
        <w:continuationSeparator/>
      </w:r>
    </w:p>
  </w:footnote>
  <w:footnote w:type="continuationNotice" w:id="1">
    <w:p w14:paraId="48EDF126" w14:textId="77777777" w:rsidR="004258B4" w:rsidRDefault="004258B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425E4" w14:textId="77777777" w:rsidR="008B16C2" w:rsidRDefault="008B16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C1D45" w14:textId="77777777" w:rsidR="008B16C2" w:rsidRDefault="008B16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2EB5" w14:textId="77777777" w:rsidR="008B16C2" w:rsidRDefault="008B1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F0A1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7443E9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868E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87A0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50E612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CAC740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0AC6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C7CBA4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EC290D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C37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FF64F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1F24EB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60019864">
    <w:abstractNumId w:val="9"/>
  </w:num>
  <w:num w:numId="2" w16cid:durableId="54358470">
    <w:abstractNumId w:val="7"/>
  </w:num>
  <w:num w:numId="3" w16cid:durableId="814028587">
    <w:abstractNumId w:val="6"/>
  </w:num>
  <w:num w:numId="4" w16cid:durableId="361370874">
    <w:abstractNumId w:val="5"/>
  </w:num>
  <w:num w:numId="5" w16cid:durableId="990716113">
    <w:abstractNumId w:val="4"/>
  </w:num>
  <w:num w:numId="6" w16cid:durableId="286740466">
    <w:abstractNumId w:val="8"/>
  </w:num>
  <w:num w:numId="7" w16cid:durableId="437482680">
    <w:abstractNumId w:val="3"/>
  </w:num>
  <w:num w:numId="8" w16cid:durableId="75634945">
    <w:abstractNumId w:val="2"/>
  </w:num>
  <w:num w:numId="9" w16cid:durableId="583994085">
    <w:abstractNumId w:val="1"/>
  </w:num>
  <w:num w:numId="10" w16cid:durableId="536967760">
    <w:abstractNumId w:val="0"/>
  </w:num>
  <w:num w:numId="11" w16cid:durableId="451678651">
    <w:abstractNumId w:val="10"/>
  </w:num>
  <w:num w:numId="12" w16cid:durableId="802389114">
    <w:abstractNumId w:val="11"/>
  </w:num>
  <w:num w:numId="13" w16cid:durableId="114192500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uglas Ezra Morrison">
    <w15:presenceInfo w15:providerId="None" w15:userId="Douglas Ezra Morris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B7B"/>
    <w:rsid w:val="00000A9A"/>
    <w:rsid w:val="00010299"/>
    <w:rsid w:val="000106A1"/>
    <w:rsid w:val="00014B47"/>
    <w:rsid w:val="00020CBA"/>
    <w:rsid w:val="00021C57"/>
    <w:rsid w:val="000259A7"/>
    <w:rsid w:val="00031C17"/>
    <w:rsid w:val="00033E09"/>
    <w:rsid w:val="00035B21"/>
    <w:rsid w:val="00036D56"/>
    <w:rsid w:val="00044232"/>
    <w:rsid w:val="000474C8"/>
    <w:rsid w:val="00063CCD"/>
    <w:rsid w:val="00065604"/>
    <w:rsid w:val="00065CB9"/>
    <w:rsid w:val="000679A3"/>
    <w:rsid w:val="00073054"/>
    <w:rsid w:val="00077703"/>
    <w:rsid w:val="00080FEC"/>
    <w:rsid w:val="00081962"/>
    <w:rsid w:val="000844C7"/>
    <w:rsid w:val="00085A01"/>
    <w:rsid w:val="000923EC"/>
    <w:rsid w:val="000A1615"/>
    <w:rsid w:val="000A2373"/>
    <w:rsid w:val="000B0754"/>
    <w:rsid w:val="000B6225"/>
    <w:rsid w:val="000B6EB9"/>
    <w:rsid w:val="000C145F"/>
    <w:rsid w:val="000C291E"/>
    <w:rsid w:val="000C5403"/>
    <w:rsid w:val="000E0D31"/>
    <w:rsid w:val="000F445E"/>
    <w:rsid w:val="001024FF"/>
    <w:rsid w:val="0010337C"/>
    <w:rsid w:val="00105EE1"/>
    <w:rsid w:val="00114C02"/>
    <w:rsid w:val="00125C50"/>
    <w:rsid w:val="001272F5"/>
    <w:rsid w:val="0013193D"/>
    <w:rsid w:val="00132DCA"/>
    <w:rsid w:val="0015086B"/>
    <w:rsid w:val="00153F7E"/>
    <w:rsid w:val="001564EB"/>
    <w:rsid w:val="001670F5"/>
    <w:rsid w:val="00176161"/>
    <w:rsid w:val="001871BE"/>
    <w:rsid w:val="00194DDD"/>
    <w:rsid w:val="001A0CA0"/>
    <w:rsid w:val="001A39FA"/>
    <w:rsid w:val="001A4B0D"/>
    <w:rsid w:val="001B3EBB"/>
    <w:rsid w:val="001C04B3"/>
    <w:rsid w:val="001C3903"/>
    <w:rsid w:val="001C78A3"/>
    <w:rsid w:val="001C78EC"/>
    <w:rsid w:val="001D56A6"/>
    <w:rsid w:val="001D5CE9"/>
    <w:rsid w:val="001E090F"/>
    <w:rsid w:val="001E1D29"/>
    <w:rsid w:val="001E5560"/>
    <w:rsid w:val="001F2387"/>
    <w:rsid w:val="001F39CC"/>
    <w:rsid w:val="001F5F5B"/>
    <w:rsid w:val="001F65EE"/>
    <w:rsid w:val="00211712"/>
    <w:rsid w:val="002204F1"/>
    <w:rsid w:val="0022512C"/>
    <w:rsid w:val="002368FF"/>
    <w:rsid w:val="002407AA"/>
    <w:rsid w:val="00246232"/>
    <w:rsid w:val="002467D6"/>
    <w:rsid w:val="00247F88"/>
    <w:rsid w:val="00253765"/>
    <w:rsid w:val="00256060"/>
    <w:rsid w:val="002560D1"/>
    <w:rsid w:val="00256CFE"/>
    <w:rsid w:val="002630A6"/>
    <w:rsid w:val="0026405F"/>
    <w:rsid w:val="002721EF"/>
    <w:rsid w:val="00275C3A"/>
    <w:rsid w:val="0028454C"/>
    <w:rsid w:val="00284B6A"/>
    <w:rsid w:val="00287142"/>
    <w:rsid w:val="002965C1"/>
    <w:rsid w:val="002A282F"/>
    <w:rsid w:val="002A2F7C"/>
    <w:rsid w:val="002A3AB3"/>
    <w:rsid w:val="002A6581"/>
    <w:rsid w:val="002A676F"/>
    <w:rsid w:val="002B43FC"/>
    <w:rsid w:val="002C2768"/>
    <w:rsid w:val="002C749C"/>
    <w:rsid w:val="002D1205"/>
    <w:rsid w:val="002E5558"/>
    <w:rsid w:val="002F5A02"/>
    <w:rsid w:val="002F7B58"/>
    <w:rsid w:val="00303743"/>
    <w:rsid w:val="00312550"/>
    <w:rsid w:val="00313FAA"/>
    <w:rsid w:val="00314E96"/>
    <w:rsid w:val="00321619"/>
    <w:rsid w:val="003246CA"/>
    <w:rsid w:val="00335D2B"/>
    <w:rsid w:val="00345044"/>
    <w:rsid w:val="00350844"/>
    <w:rsid w:val="00350E41"/>
    <w:rsid w:val="003523A7"/>
    <w:rsid w:val="00352670"/>
    <w:rsid w:val="003549AB"/>
    <w:rsid w:val="003578D8"/>
    <w:rsid w:val="00360C4A"/>
    <w:rsid w:val="00364099"/>
    <w:rsid w:val="003675A4"/>
    <w:rsid w:val="00380305"/>
    <w:rsid w:val="00392233"/>
    <w:rsid w:val="003923A7"/>
    <w:rsid w:val="003927B0"/>
    <w:rsid w:val="00395325"/>
    <w:rsid w:val="003A3B2E"/>
    <w:rsid w:val="003A518A"/>
    <w:rsid w:val="003B5331"/>
    <w:rsid w:val="003C1E13"/>
    <w:rsid w:val="003D28EC"/>
    <w:rsid w:val="003D76A0"/>
    <w:rsid w:val="003F0388"/>
    <w:rsid w:val="003F14DE"/>
    <w:rsid w:val="003F1CD8"/>
    <w:rsid w:val="00407A21"/>
    <w:rsid w:val="00412FD4"/>
    <w:rsid w:val="004131F3"/>
    <w:rsid w:val="00416EA2"/>
    <w:rsid w:val="00422765"/>
    <w:rsid w:val="004258B4"/>
    <w:rsid w:val="00426AE8"/>
    <w:rsid w:val="00427937"/>
    <w:rsid w:val="00432898"/>
    <w:rsid w:val="00432B26"/>
    <w:rsid w:val="00432DEB"/>
    <w:rsid w:val="004515B2"/>
    <w:rsid w:val="0046171A"/>
    <w:rsid w:val="00461822"/>
    <w:rsid w:val="004637A9"/>
    <w:rsid w:val="00463A17"/>
    <w:rsid w:val="00464040"/>
    <w:rsid w:val="00465E23"/>
    <w:rsid w:val="0048040C"/>
    <w:rsid w:val="00483D53"/>
    <w:rsid w:val="00492FDD"/>
    <w:rsid w:val="004A1998"/>
    <w:rsid w:val="004A521E"/>
    <w:rsid w:val="004A5C55"/>
    <w:rsid w:val="004A690D"/>
    <w:rsid w:val="004B0146"/>
    <w:rsid w:val="004B55FB"/>
    <w:rsid w:val="004B5E90"/>
    <w:rsid w:val="004C337B"/>
    <w:rsid w:val="004C4C5C"/>
    <w:rsid w:val="004D0893"/>
    <w:rsid w:val="004D62C3"/>
    <w:rsid w:val="004E458F"/>
    <w:rsid w:val="004E7B9A"/>
    <w:rsid w:val="004F075C"/>
    <w:rsid w:val="00502ED1"/>
    <w:rsid w:val="00510268"/>
    <w:rsid w:val="005143B5"/>
    <w:rsid w:val="005164DA"/>
    <w:rsid w:val="00523CC2"/>
    <w:rsid w:val="005323A7"/>
    <w:rsid w:val="00532BAA"/>
    <w:rsid w:val="005352EE"/>
    <w:rsid w:val="00535E4E"/>
    <w:rsid w:val="0053717E"/>
    <w:rsid w:val="00544654"/>
    <w:rsid w:val="00544E75"/>
    <w:rsid w:val="00546024"/>
    <w:rsid w:val="00553049"/>
    <w:rsid w:val="005569DC"/>
    <w:rsid w:val="00556E4E"/>
    <w:rsid w:val="005661FC"/>
    <w:rsid w:val="00571EBD"/>
    <w:rsid w:val="00573143"/>
    <w:rsid w:val="005853EC"/>
    <w:rsid w:val="00593C36"/>
    <w:rsid w:val="00595268"/>
    <w:rsid w:val="00596741"/>
    <w:rsid w:val="005978AD"/>
    <w:rsid w:val="00597A81"/>
    <w:rsid w:val="005A0E5A"/>
    <w:rsid w:val="005A49F6"/>
    <w:rsid w:val="005B204C"/>
    <w:rsid w:val="005B70D1"/>
    <w:rsid w:val="005C00B7"/>
    <w:rsid w:val="005C2A76"/>
    <w:rsid w:val="005C4532"/>
    <w:rsid w:val="005C5A64"/>
    <w:rsid w:val="005C5B8D"/>
    <w:rsid w:val="005C78A3"/>
    <w:rsid w:val="005D15A4"/>
    <w:rsid w:val="005D1C07"/>
    <w:rsid w:val="005D6AD9"/>
    <w:rsid w:val="005E5DD7"/>
    <w:rsid w:val="005F0A71"/>
    <w:rsid w:val="005F2BBD"/>
    <w:rsid w:val="005F72B6"/>
    <w:rsid w:val="00612573"/>
    <w:rsid w:val="006212A1"/>
    <w:rsid w:val="00623B81"/>
    <w:rsid w:val="00627FE0"/>
    <w:rsid w:val="00631A7D"/>
    <w:rsid w:val="00640D6F"/>
    <w:rsid w:val="00644E60"/>
    <w:rsid w:val="0064616F"/>
    <w:rsid w:val="006500B7"/>
    <w:rsid w:val="00664931"/>
    <w:rsid w:val="0067516F"/>
    <w:rsid w:val="006761F0"/>
    <w:rsid w:val="0067632B"/>
    <w:rsid w:val="00676585"/>
    <w:rsid w:val="0068018A"/>
    <w:rsid w:val="00684997"/>
    <w:rsid w:val="00686056"/>
    <w:rsid w:val="00686A1A"/>
    <w:rsid w:val="006875F4"/>
    <w:rsid w:val="00694226"/>
    <w:rsid w:val="00697996"/>
    <w:rsid w:val="006A3BAF"/>
    <w:rsid w:val="006A5779"/>
    <w:rsid w:val="006A671C"/>
    <w:rsid w:val="006C640C"/>
    <w:rsid w:val="006D28DA"/>
    <w:rsid w:val="006D2F06"/>
    <w:rsid w:val="006D5716"/>
    <w:rsid w:val="006D7741"/>
    <w:rsid w:val="006E2F58"/>
    <w:rsid w:val="006E5898"/>
    <w:rsid w:val="006E6CEF"/>
    <w:rsid w:val="006F3B3C"/>
    <w:rsid w:val="006F4DB5"/>
    <w:rsid w:val="00702483"/>
    <w:rsid w:val="00706113"/>
    <w:rsid w:val="00707FCD"/>
    <w:rsid w:val="007155F7"/>
    <w:rsid w:val="0073045A"/>
    <w:rsid w:val="007354E5"/>
    <w:rsid w:val="00740D3F"/>
    <w:rsid w:val="00741DDD"/>
    <w:rsid w:val="0074665F"/>
    <w:rsid w:val="00746C11"/>
    <w:rsid w:val="00756B72"/>
    <w:rsid w:val="00757997"/>
    <w:rsid w:val="007614CF"/>
    <w:rsid w:val="00762A44"/>
    <w:rsid w:val="00765608"/>
    <w:rsid w:val="00774F60"/>
    <w:rsid w:val="00782453"/>
    <w:rsid w:val="007951BD"/>
    <w:rsid w:val="00795D04"/>
    <w:rsid w:val="00797829"/>
    <w:rsid w:val="007C3097"/>
    <w:rsid w:val="007C4824"/>
    <w:rsid w:val="007C5D27"/>
    <w:rsid w:val="007E28D2"/>
    <w:rsid w:val="007F4474"/>
    <w:rsid w:val="007F4DFE"/>
    <w:rsid w:val="007F72DC"/>
    <w:rsid w:val="00800894"/>
    <w:rsid w:val="008019BF"/>
    <w:rsid w:val="008052C1"/>
    <w:rsid w:val="00811DF6"/>
    <w:rsid w:val="00814B51"/>
    <w:rsid w:val="008228FC"/>
    <w:rsid w:val="00824C46"/>
    <w:rsid w:val="00830B42"/>
    <w:rsid w:val="00840258"/>
    <w:rsid w:val="008413D6"/>
    <w:rsid w:val="00843060"/>
    <w:rsid w:val="00857A15"/>
    <w:rsid w:val="008620B4"/>
    <w:rsid w:val="008721B0"/>
    <w:rsid w:val="00874D51"/>
    <w:rsid w:val="00877B93"/>
    <w:rsid w:val="00881AA5"/>
    <w:rsid w:val="00882D75"/>
    <w:rsid w:val="00887196"/>
    <w:rsid w:val="008B0840"/>
    <w:rsid w:val="008B16C2"/>
    <w:rsid w:val="008B3852"/>
    <w:rsid w:val="008B4BD2"/>
    <w:rsid w:val="008C2B48"/>
    <w:rsid w:val="008C2EE1"/>
    <w:rsid w:val="008C5C1C"/>
    <w:rsid w:val="008C663D"/>
    <w:rsid w:val="008C6F49"/>
    <w:rsid w:val="008D63EC"/>
    <w:rsid w:val="008D7EBB"/>
    <w:rsid w:val="008F1522"/>
    <w:rsid w:val="008F1CC3"/>
    <w:rsid w:val="008F391F"/>
    <w:rsid w:val="008F42FA"/>
    <w:rsid w:val="00902BE5"/>
    <w:rsid w:val="00906EDB"/>
    <w:rsid w:val="00915050"/>
    <w:rsid w:val="00916373"/>
    <w:rsid w:val="00917A18"/>
    <w:rsid w:val="00930054"/>
    <w:rsid w:val="00930937"/>
    <w:rsid w:val="009321B7"/>
    <w:rsid w:val="00932F38"/>
    <w:rsid w:val="00932F84"/>
    <w:rsid w:val="00933B3F"/>
    <w:rsid w:val="00941057"/>
    <w:rsid w:val="009445B0"/>
    <w:rsid w:val="00966361"/>
    <w:rsid w:val="00973ECC"/>
    <w:rsid w:val="00976001"/>
    <w:rsid w:val="009818DA"/>
    <w:rsid w:val="00982B93"/>
    <w:rsid w:val="009850F6"/>
    <w:rsid w:val="00986267"/>
    <w:rsid w:val="00987DD6"/>
    <w:rsid w:val="0099561D"/>
    <w:rsid w:val="009A2B04"/>
    <w:rsid w:val="009A462E"/>
    <w:rsid w:val="009A47D8"/>
    <w:rsid w:val="009A5B20"/>
    <w:rsid w:val="009C29E2"/>
    <w:rsid w:val="009C6275"/>
    <w:rsid w:val="009D3802"/>
    <w:rsid w:val="009D6D9A"/>
    <w:rsid w:val="009E268F"/>
    <w:rsid w:val="009E56E6"/>
    <w:rsid w:val="009E7B2E"/>
    <w:rsid w:val="009E7C1F"/>
    <w:rsid w:val="009F3B7B"/>
    <w:rsid w:val="00A027CE"/>
    <w:rsid w:val="00A0384A"/>
    <w:rsid w:val="00A10F61"/>
    <w:rsid w:val="00A11317"/>
    <w:rsid w:val="00A13BD1"/>
    <w:rsid w:val="00A26F6A"/>
    <w:rsid w:val="00A315ED"/>
    <w:rsid w:val="00A32488"/>
    <w:rsid w:val="00A345D1"/>
    <w:rsid w:val="00A351A7"/>
    <w:rsid w:val="00A36970"/>
    <w:rsid w:val="00A40881"/>
    <w:rsid w:val="00A462FC"/>
    <w:rsid w:val="00A512C4"/>
    <w:rsid w:val="00A62003"/>
    <w:rsid w:val="00A64BFD"/>
    <w:rsid w:val="00A65CEB"/>
    <w:rsid w:val="00A723D9"/>
    <w:rsid w:val="00A74FA2"/>
    <w:rsid w:val="00A80FDB"/>
    <w:rsid w:val="00A83254"/>
    <w:rsid w:val="00A91142"/>
    <w:rsid w:val="00A952D7"/>
    <w:rsid w:val="00A95E28"/>
    <w:rsid w:val="00A962A2"/>
    <w:rsid w:val="00AA589E"/>
    <w:rsid w:val="00AB18BA"/>
    <w:rsid w:val="00AC3FAC"/>
    <w:rsid w:val="00AD4624"/>
    <w:rsid w:val="00AD47B2"/>
    <w:rsid w:val="00AD50FC"/>
    <w:rsid w:val="00AE0947"/>
    <w:rsid w:val="00AF21CC"/>
    <w:rsid w:val="00AF3D33"/>
    <w:rsid w:val="00B017FD"/>
    <w:rsid w:val="00B03EEA"/>
    <w:rsid w:val="00B051AB"/>
    <w:rsid w:val="00B051BD"/>
    <w:rsid w:val="00B12833"/>
    <w:rsid w:val="00B26282"/>
    <w:rsid w:val="00B3603E"/>
    <w:rsid w:val="00B42A1A"/>
    <w:rsid w:val="00B4791B"/>
    <w:rsid w:val="00B52549"/>
    <w:rsid w:val="00B534E9"/>
    <w:rsid w:val="00B54AD0"/>
    <w:rsid w:val="00B55A4D"/>
    <w:rsid w:val="00B56D6D"/>
    <w:rsid w:val="00B63028"/>
    <w:rsid w:val="00B64617"/>
    <w:rsid w:val="00B6542B"/>
    <w:rsid w:val="00B669F0"/>
    <w:rsid w:val="00B66F23"/>
    <w:rsid w:val="00B6739C"/>
    <w:rsid w:val="00B87826"/>
    <w:rsid w:val="00B9118E"/>
    <w:rsid w:val="00B96152"/>
    <w:rsid w:val="00B97861"/>
    <w:rsid w:val="00BB7935"/>
    <w:rsid w:val="00BB7E0B"/>
    <w:rsid w:val="00BC08BB"/>
    <w:rsid w:val="00BC21E5"/>
    <w:rsid w:val="00BC5B7C"/>
    <w:rsid w:val="00BC700E"/>
    <w:rsid w:val="00BC78AA"/>
    <w:rsid w:val="00BD21E4"/>
    <w:rsid w:val="00BD40D7"/>
    <w:rsid w:val="00BD67C7"/>
    <w:rsid w:val="00BD6C96"/>
    <w:rsid w:val="00BE5E3E"/>
    <w:rsid w:val="00BF0763"/>
    <w:rsid w:val="00BF1066"/>
    <w:rsid w:val="00C15BEF"/>
    <w:rsid w:val="00C23D1F"/>
    <w:rsid w:val="00C35D08"/>
    <w:rsid w:val="00C4436B"/>
    <w:rsid w:val="00C470E8"/>
    <w:rsid w:val="00C501C6"/>
    <w:rsid w:val="00C51340"/>
    <w:rsid w:val="00C6142C"/>
    <w:rsid w:val="00C70CEA"/>
    <w:rsid w:val="00C74B23"/>
    <w:rsid w:val="00C8096C"/>
    <w:rsid w:val="00C83516"/>
    <w:rsid w:val="00C84134"/>
    <w:rsid w:val="00C92896"/>
    <w:rsid w:val="00C93BEF"/>
    <w:rsid w:val="00CA0323"/>
    <w:rsid w:val="00CA393F"/>
    <w:rsid w:val="00CC01AD"/>
    <w:rsid w:val="00CC55CC"/>
    <w:rsid w:val="00CD0006"/>
    <w:rsid w:val="00CD07EE"/>
    <w:rsid w:val="00CD5373"/>
    <w:rsid w:val="00CD57BE"/>
    <w:rsid w:val="00CE51E6"/>
    <w:rsid w:val="00D05A55"/>
    <w:rsid w:val="00D0685A"/>
    <w:rsid w:val="00D1066E"/>
    <w:rsid w:val="00D134A3"/>
    <w:rsid w:val="00D21B0D"/>
    <w:rsid w:val="00D34A7F"/>
    <w:rsid w:val="00D42DC4"/>
    <w:rsid w:val="00D5160E"/>
    <w:rsid w:val="00D52F8D"/>
    <w:rsid w:val="00D6056E"/>
    <w:rsid w:val="00D72132"/>
    <w:rsid w:val="00D7297B"/>
    <w:rsid w:val="00D808BF"/>
    <w:rsid w:val="00D8374B"/>
    <w:rsid w:val="00D84706"/>
    <w:rsid w:val="00D92FFA"/>
    <w:rsid w:val="00D97DCE"/>
    <w:rsid w:val="00DA153D"/>
    <w:rsid w:val="00DA437E"/>
    <w:rsid w:val="00DB05F7"/>
    <w:rsid w:val="00DC24A6"/>
    <w:rsid w:val="00DC65C1"/>
    <w:rsid w:val="00DD23B3"/>
    <w:rsid w:val="00DD30F9"/>
    <w:rsid w:val="00DE7811"/>
    <w:rsid w:val="00DF1DB6"/>
    <w:rsid w:val="00DF2A36"/>
    <w:rsid w:val="00DF3589"/>
    <w:rsid w:val="00E0081D"/>
    <w:rsid w:val="00E0243B"/>
    <w:rsid w:val="00E06BAD"/>
    <w:rsid w:val="00E14383"/>
    <w:rsid w:val="00E2237F"/>
    <w:rsid w:val="00E24E84"/>
    <w:rsid w:val="00E27A24"/>
    <w:rsid w:val="00E31A20"/>
    <w:rsid w:val="00E31E9D"/>
    <w:rsid w:val="00E35413"/>
    <w:rsid w:val="00E36E03"/>
    <w:rsid w:val="00E3777E"/>
    <w:rsid w:val="00E403E7"/>
    <w:rsid w:val="00E40857"/>
    <w:rsid w:val="00E43ABB"/>
    <w:rsid w:val="00E45376"/>
    <w:rsid w:val="00E4693A"/>
    <w:rsid w:val="00E54349"/>
    <w:rsid w:val="00E54647"/>
    <w:rsid w:val="00E546DF"/>
    <w:rsid w:val="00E56505"/>
    <w:rsid w:val="00E60F28"/>
    <w:rsid w:val="00E613CF"/>
    <w:rsid w:val="00E659FB"/>
    <w:rsid w:val="00E8085A"/>
    <w:rsid w:val="00E8765F"/>
    <w:rsid w:val="00E92A7D"/>
    <w:rsid w:val="00E96F98"/>
    <w:rsid w:val="00E97FB4"/>
    <w:rsid w:val="00EB6013"/>
    <w:rsid w:val="00EC264C"/>
    <w:rsid w:val="00EC46C4"/>
    <w:rsid w:val="00ED17F0"/>
    <w:rsid w:val="00ED21C3"/>
    <w:rsid w:val="00EE1927"/>
    <w:rsid w:val="00EE3877"/>
    <w:rsid w:val="00EE422C"/>
    <w:rsid w:val="00EF4CC2"/>
    <w:rsid w:val="00EF7B41"/>
    <w:rsid w:val="00EF7D1D"/>
    <w:rsid w:val="00EF7EB8"/>
    <w:rsid w:val="00F066BB"/>
    <w:rsid w:val="00F12959"/>
    <w:rsid w:val="00F153E0"/>
    <w:rsid w:val="00F203C4"/>
    <w:rsid w:val="00F20BEE"/>
    <w:rsid w:val="00F25055"/>
    <w:rsid w:val="00F30071"/>
    <w:rsid w:val="00F353FB"/>
    <w:rsid w:val="00F4167C"/>
    <w:rsid w:val="00F422D3"/>
    <w:rsid w:val="00F57480"/>
    <w:rsid w:val="00F57B22"/>
    <w:rsid w:val="00F611DC"/>
    <w:rsid w:val="00F67DEA"/>
    <w:rsid w:val="00F83FEA"/>
    <w:rsid w:val="00F90312"/>
    <w:rsid w:val="00F90C10"/>
    <w:rsid w:val="00F94E65"/>
    <w:rsid w:val="00FA7155"/>
    <w:rsid w:val="00FB064D"/>
    <w:rsid w:val="00FB3E94"/>
    <w:rsid w:val="00FB51DA"/>
    <w:rsid w:val="00FB7B42"/>
    <w:rsid w:val="00FC5BD1"/>
    <w:rsid w:val="00FD0AE9"/>
    <w:rsid w:val="00FF1440"/>
    <w:rsid w:val="00FF58B6"/>
    <w:rsid w:val="00FF5E9E"/>
    <w:rsid w:val="00FF61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EB2DFF"/>
  <w15:docId w15:val="{26DCF4E9-A141-4B76-AFF1-43C4C743C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028"/>
    <w:pPr>
      <w:spacing w:after="360" w:line="360" w:lineRule="auto"/>
    </w:pPr>
    <w:rPr>
      <w:rFonts w:eastAsiaTheme="minorHAnsi" w:cstheme="minorBidi"/>
      <w:sz w:val="24"/>
      <w:szCs w:val="22"/>
      <w:lang w:val="en-CA" w:eastAsia="en-US"/>
    </w:rPr>
  </w:style>
  <w:style w:type="paragraph" w:styleId="Heading1">
    <w:name w:val="heading 1"/>
    <w:basedOn w:val="Normal"/>
    <w:next w:val="Normal"/>
    <w:link w:val="Heading1Char"/>
    <w:uiPriority w:val="9"/>
    <w:qFormat/>
    <w:locked/>
    <w:rsid w:val="0099561D"/>
    <w:pPr>
      <w:keepNext/>
      <w:keepLines/>
      <w:pBdr>
        <w:top w:val="nil"/>
        <w:left w:val="nil"/>
        <w:bottom w:val="nil"/>
        <w:right w:val="nil"/>
        <w:between w:val="nil"/>
        <w:bar w:val="nil"/>
      </w:pBdr>
      <w:spacing w:before="480" w:after="120"/>
      <w:outlineLvl w:val="0"/>
    </w:pPr>
    <w:rPr>
      <w:rFonts w:eastAsia="Arial Unicode MS"/>
      <w:b/>
      <w:bCs/>
      <w:sz w:val="36"/>
      <w:szCs w:val="48"/>
      <w:bdr w:val="nil"/>
      <w:lang w:val="en-US"/>
    </w:rPr>
  </w:style>
  <w:style w:type="paragraph" w:styleId="Heading2">
    <w:name w:val="heading 2"/>
    <w:basedOn w:val="Normal"/>
    <w:next w:val="Normal"/>
    <w:link w:val="Heading2Char"/>
    <w:uiPriority w:val="9"/>
    <w:qFormat/>
    <w:locked/>
    <w:rsid w:val="0099561D"/>
    <w:pPr>
      <w:keepNext/>
      <w:keepLines/>
      <w:pBdr>
        <w:top w:val="nil"/>
        <w:left w:val="nil"/>
        <w:bottom w:val="nil"/>
        <w:right w:val="nil"/>
        <w:between w:val="nil"/>
        <w:bar w:val="nil"/>
      </w:pBdr>
      <w:spacing w:before="360" w:after="80"/>
      <w:outlineLvl w:val="1"/>
    </w:pPr>
    <w:rPr>
      <w:rFonts w:eastAsia="Arial Unicode MS"/>
      <w:b/>
      <w:bCs/>
      <w:sz w:val="32"/>
      <w:szCs w:val="36"/>
      <w:bdr w:val="nil"/>
      <w:lang w:val="en-US"/>
    </w:rPr>
  </w:style>
  <w:style w:type="paragraph" w:styleId="Heading3">
    <w:name w:val="heading 3"/>
    <w:basedOn w:val="Normal"/>
    <w:next w:val="Normal"/>
    <w:link w:val="Heading3Char"/>
    <w:uiPriority w:val="9"/>
    <w:qFormat/>
    <w:locked/>
    <w:rsid w:val="0099561D"/>
    <w:pPr>
      <w:keepNext/>
      <w:keepLines/>
      <w:spacing w:before="280" w:after="80"/>
      <w:outlineLvl w:val="2"/>
    </w:pPr>
    <w:rPr>
      <w:b/>
      <w:bCs/>
      <w:sz w:val="28"/>
      <w:szCs w:val="28"/>
    </w:rPr>
  </w:style>
  <w:style w:type="paragraph" w:styleId="Heading4">
    <w:name w:val="heading 4"/>
    <w:basedOn w:val="Normal"/>
    <w:next w:val="Normal"/>
    <w:link w:val="Heading4Char"/>
    <w:uiPriority w:val="9"/>
    <w:unhideWhenUsed/>
    <w:qFormat/>
    <w:locked/>
    <w:rsid w:val="00523CC2"/>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461822"/>
    <w:pPr>
      <w:spacing w:before="100" w:beforeAutospacing="1" w:after="100" w:afterAutospacing="1"/>
    </w:pPr>
  </w:style>
  <w:style w:type="character" w:styleId="Strong">
    <w:name w:val="Strong"/>
    <w:uiPriority w:val="99"/>
    <w:qFormat/>
    <w:rsid w:val="00461822"/>
    <w:rPr>
      <w:rFonts w:cs="Times New Roman"/>
      <w:b/>
      <w:bCs/>
    </w:rPr>
  </w:style>
  <w:style w:type="character" w:styleId="Hyperlink">
    <w:name w:val="Hyperlink"/>
    <w:uiPriority w:val="99"/>
    <w:rsid w:val="00461822"/>
    <w:rPr>
      <w:rFonts w:cs="Times New Roman"/>
      <w:color w:val="0000FF"/>
      <w:u w:val="single"/>
    </w:rPr>
  </w:style>
  <w:style w:type="character" w:styleId="Emphasis">
    <w:name w:val="Emphasis"/>
    <w:uiPriority w:val="20"/>
    <w:qFormat/>
    <w:rsid w:val="00461822"/>
    <w:rPr>
      <w:rFonts w:cs="Times New Roman"/>
      <w:i/>
      <w:iCs/>
    </w:rPr>
  </w:style>
  <w:style w:type="table" w:styleId="TableGrid">
    <w:name w:val="Table Grid"/>
    <w:basedOn w:val="TableNormal"/>
    <w:uiPriority w:val="99"/>
    <w:rsid w:val="002640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523CC2"/>
    <w:pPr>
      <w:shd w:val="pct15" w:color="auto" w:fill="auto"/>
      <w:spacing w:after="200" w:line="240" w:lineRule="auto"/>
    </w:pPr>
    <w:rPr>
      <w:rFonts w:eastAsia="Calibri"/>
      <w:sz w:val="18"/>
      <w:szCs w:val="18"/>
    </w:rPr>
  </w:style>
  <w:style w:type="character" w:customStyle="1" w:styleId="BalloonTextChar">
    <w:name w:val="Balloon Text Char"/>
    <w:basedOn w:val="DefaultParagraphFont"/>
    <w:link w:val="BalloonText"/>
    <w:uiPriority w:val="99"/>
    <w:locked/>
    <w:rsid w:val="00523CC2"/>
    <w:rPr>
      <w:rFonts w:eastAsia="Calibri" w:cstheme="minorBidi"/>
      <w:sz w:val="18"/>
      <w:szCs w:val="18"/>
      <w:shd w:val="pct15" w:color="auto" w:fill="auto"/>
      <w:lang w:val="en-CA" w:eastAsia="en-US"/>
    </w:rPr>
  </w:style>
  <w:style w:type="character" w:styleId="PlaceholderText">
    <w:name w:val="Placeholder Text"/>
    <w:basedOn w:val="DefaultParagraphFont"/>
    <w:uiPriority w:val="99"/>
    <w:semiHidden/>
    <w:rsid w:val="001670F5"/>
    <w:rPr>
      <w:color w:val="808080"/>
    </w:rPr>
  </w:style>
  <w:style w:type="character" w:styleId="FollowedHyperlink">
    <w:name w:val="FollowedHyperlink"/>
    <w:basedOn w:val="DefaultParagraphFont"/>
    <w:uiPriority w:val="99"/>
    <w:semiHidden/>
    <w:unhideWhenUsed/>
    <w:rsid w:val="00432DEB"/>
    <w:rPr>
      <w:color w:val="800080" w:themeColor="followedHyperlink"/>
      <w:u w:val="single"/>
    </w:rPr>
  </w:style>
  <w:style w:type="character" w:customStyle="1" w:styleId="Heading1Char">
    <w:name w:val="Heading 1 Char"/>
    <w:basedOn w:val="DefaultParagraphFont"/>
    <w:link w:val="Heading1"/>
    <w:uiPriority w:val="9"/>
    <w:rsid w:val="0099561D"/>
    <w:rPr>
      <w:rFonts w:eastAsia="Arial Unicode MS" w:cstheme="minorBidi"/>
      <w:b/>
      <w:bCs/>
      <w:sz w:val="36"/>
      <w:szCs w:val="48"/>
      <w:bdr w:val="nil"/>
      <w:lang w:val="en-US" w:eastAsia="en-US"/>
    </w:rPr>
  </w:style>
  <w:style w:type="character" w:customStyle="1" w:styleId="Heading2Char">
    <w:name w:val="Heading 2 Char"/>
    <w:basedOn w:val="DefaultParagraphFont"/>
    <w:link w:val="Heading2"/>
    <w:uiPriority w:val="9"/>
    <w:rsid w:val="0099561D"/>
    <w:rPr>
      <w:rFonts w:eastAsia="Arial Unicode MS" w:cstheme="minorBidi"/>
      <w:b/>
      <w:bCs/>
      <w:sz w:val="32"/>
      <w:szCs w:val="36"/>
      <w:bdr w:val="nil"/>
      <w:lang w:val="en-US" w:eastAsia="en-US"/>
    </w:rPr>
  </w:style>
  <w:style w:type="character" w:customStyle="1" w:styleId="Heading3Char">
    <w:name w:val="Heading 3 Char"/>
    <w:basedOn w:val="DefaultParagraphFont"/>
    <w:link w:val="Heading3"/>
    <w:uiPriority w:val="9"/>
    <w:rsid w:val="0099561D"/>
    <w:rPr>
      <w:rFonts w:eastAsiaTheme="minorHAnsi" w:cstheme="minorBidi"/>
      <w:b/>
      <w:bCs/>
      <w:sz w:val="28"/>
      <w:szCs w:val="28"/>
      <w:lang w:val="en-CA" w:eastAsia="en-US"/>
    </w:rPr>
  </w:style>
  <w:style w:type="character" w:customStyle="1" w:styleId="Heading4Char">
    <w:name w:val="Heading 4 Char"/>
    <w:basedOn w:val="DefaultParagraphFont"/>
    <w:link w:val="Heading4"/>
    <w:uiPriority w:val="9"/>
    <w:rsid w:val="00523CC2"/>
    <w:rPr>
      <w:rFonts w:eastAsiaTheme="majorEastAsia" w:cstheme="majorBidi"/>
      <w:b/>
      <w:bCs/>
      <w:iCs/>
      <w:sz w:val="24"/>
      <w:szCs w:val="22"/>
      <w:lang w:val="en-CA" w:eastAsia="en-US"/>
    </w:rPr>
  </w:style>
  <w:style w:type="paragraph" w:styleId="Title">
    <w:name w:val="Title"/>
    <w:basedOn w:val="Normal"/>
    <w:next w:val="Normal"/>
    <w:link w:val="TitleChar"/>
    <w:uiPriority w:val="10"/>
    <w:qFormat/>
    <w:locked/>
    <w:rsid w:val="00523CC2"/>
    <w:pPr>
      <w:spacing w:after="0"/>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523CC2"/>
    <w:rPr>
      <w:rFonts w:eastAsiaTheme="majorEastAsia" w:cstheme="majorBidi"/>
      <w:b/>
      <w:spacing w:val="-10"/>
      <w:kern w:val="28"/>
      <w:sz w:val="36"/>
      <w:szCs w:val="56"/>
      <w:lang w:val="en-CA" w:eastAsia="en-US"/>
    </w:rPr>
  </w:style>
  <w:style w:type="character" w:styleId="UnresolvedMention">
    <w:name w:val="Unresolved Mention"/>
    <w:basedOn w:val="DefaultParagraphFont"/>
    <w:uiPriority w:val="99"/>
    <w:semiHidden/>
    <w:unhideWhenUsed/>
    <w:rsid w:val="00CA0323"/>
    <w:rPr>
      <w:color w:val="605E5C"/>
      <w:shd w:val="clear" w:color="auto" w:fill="E1DFDD"/>
    </w:rPr>
  </w:style>
  <w:style w:type="paragraph" w:customStyle="1" w:styleId="Authors">
    <w:name w:val="Authors"/>
    <w:basedOn w:val="Normal"/>
    <w:rsid w:val="00686056"/>
    <w:pPr>
      <w:spacing w:before="120" w:line="240" w:lineRule="auto"/>
      <w:jc w:val="center"/>
    </w:pPr>
    <w:rPr>
      <w:rFonts w:eastAsia="Times New Roman" w:cs="Times New Roman"/>
      <w:szCs w:val="24"/>
      <w:lang w:val="en-US"/>
    </w:rPr>
  </w:style>
  <w:style w:type="paragraph" w:customStyle="1" w:styleId="Head">
    <w:name w:val="Head"/>
    <w:basedOn w:val="Normal"/>
    <w:rsid w:val="00686056"/>
    <w:pPr>
      <w:keepNext/>
      <w:spacing w:before="120" w:after="120" w:line="240" w:lineRule="auto"/>
      <w:jc w:val="center"/>
      <w:outlineLvl w:val="0"/>
    </w:pPr>
    <w:rPr>
      <w:rFonts w:eastAsia="Times New Roman" w:cs="Times New Roman"/>
      <w:b/>
      <w:bCs/>
      <w:kern w:val="28"/>
      <w:sz w:val="28"/>
      <w:szCs w:val="28"/>
      <w:lang w:val="en-US"/>
    </w:rPr>
  </w:style>
  <w:style w:type="paragraph" w:customStyle="1" w:styleId="AbstractSummary">
    <w:name w:val="Abstract/Summary"/>
    <w:basedOn w:val="Normal"/>
    <w:rsid w:val="00686056"/>
    <w:pPr>
      <w:spacing w:before="120" w:after="0" w:line="240" w:lineRule="auto"/>
    </w:pPr>
    <w:rPr>
      <w:rFonts w:eastAsia="Times New Roman" w:cs="Times New Roman"/>
      <w:szCs w:val="24"/>
      <w:lang w:val="en-US"/>
    </w:rPr>
  </w:style>
  <w:style w:type="paragraph" w:customStyle="1" w:styleId="Paragraph">
    <w:name w:val="Paragraph"/>
    <w:basedOn w:val="Normal"/>
    <w:rsid w:val="00686056"/>
    <w:pPr>
      <w:spacing w:before="120" w:after="0" w:line="240" w:lineRule="auto"/>
      <w:ind w:firstLine="720"/>
    </w:pPr>
    <w:rPr>
      <w:rFonts w:eastAsia="Times New Roman" w:cs="Times New Roman"/>
      <w:szCs w:val="24"/>
      <w:lang w:val="en-US"/>
    </w:rPr>
  </w:style>
  <w:style w:type="paragraph" w:customStyle="1" w:styleId="Teaser">
    <w:name w:val="Teaser"/>
    <w:basedOn w:val="Normal"/>
    <w:rsid w:val="00F422D3"/>
    <w:pPr>
      <w:spacing w:before="120" w:after="0" w:line="240" w:lineRule="auto"/>
    </w:pPr>
    <w:rPr>
      <w:rFonts w:eastAsia="Times New Roman" w:cs="Times New Roman"/>
      <w:szCs w:val="24"/>
      <w:lang w:val="en-US"/>
    </w:rPr>
  </w:style>
  <w:style w:type="paragraph" w:styleId="Header">
    <w:name w:val="header"/>
    <w:basedOn w:val="Normal"/>
    <w:link w:val="HeaderChar"/>
    <w:uiPriority w:val="99"/>
    <w:unhideWhenUsed/>
    <w:rsid w:val="007466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665F"/>
    <w:rPr>
      <w:rFonts w:eastAsiaTheme="minorHAnsi" w:cstheme="minorBidi"/>
      <w:sz w:val="24"/>
      <w:szCs w:val="22"/>
      <w:lang w:val="en-CA" w:eastAsia="en-US"/>
    </w:rPr>
  </w:style>
  <w:style w:type="paragraph" w:styleId="Footer">
    <w:name w:val="footer"/>
    <w:basedOn w:val="Normal"/>
    <w:link w:val="FooterChar"/>
    <w:uiPriority w:val="99"/>
    <w:unhideWhenUsed/>
    <w:rsid w:val="007466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665F"/>
    <w:rPr>
      <w:rFonts w:eastAsiaTheme="minorHAnsi" w:cstheme="minorBidi"/>
      <w:sz w:val="24"/>
      <w:szCs w:val="22"/>
      <w:lang w:val="en-CA" w:eastAsia="en-US"/>
    </w:rPr>
  </w:style>
  <w:style w:type="paragraph" w:styleId="Revision">
    <w:name w:val="Revision"/>
    <w:hidden/>
    <w:uiPriority w:val="99"/>
    <w:semiHidden/>
    <w:rsid w:val="002A282F"/>
    <w:rPr>
      <w:rFonts w:eastAsiaTheme="minorHAnsi" w:cstheme="minorBidi"/>
      <w:sz w:val="24"/>
      <w:szCs w:val="22"/>
      <w:lang w:val="en-CA" w:eastAsia="en-US"/>
    </w:rPr>
  </w:style>
  <w:style w:type="paragraph" w:customStyle="1" w:styleId="Caption1">
    <w:name w:val="Caption1"/>
    <w:qFormat/>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465335">
      <w:bodyDiv w:val="1"/>
      <w:marLeft w:val="0"/>
      <w:marRight w:val="0"/>
      <w:marTop w:val="0"/>
      <w:marBottom w:val="0"/>
      <w:divBdr>
        <w:top w:val="none" w:sz="0" w:space="0" w:color="auto"/>
        <w:left w:val="none" w:sz="0" w:space="0" w:color="auto"/>
        <w:bottom w:val="none" w:sz="0" w:space="0" w:color="auto"/>
        <w:right w:val="none" w:sz="0" w:space="0" w:color="auto"/>
      </w:divBdr>
    </w:div>
    <w:div w:id="1352104656">
      <w:marLeft w:val="0"/>
      <w:marRight w:val="0"/>
      <w:marTop w:val="0"/>
      <w:marBottom w:val="0"/>
      <w:divBdr>
        <w:top w:val="none" w:sz="0" w:space="0" w:color="auto"/>
        <w:left w:val="none" w:sz="0" w:space="0" w:color="auto"/>
        <w:bottom w:val="none" w:sz="0" w:space="0" w:color="auto"/>
        <w:right w:val="none" w:sz="0" w:space="0" w:color="auto"/>
      </w:divBdr>
      <w:divsChild>
        <w:div w:id="1352104659">
          <w:marLeft w:val="0"/>
          <w:marRight w:val="0"/>
          <w:marTop w:val="0"/>
          <w:marBottom w:val="0"/>
          <w:divBdr>
            <w:top w:val="none" w:sz="0" w:space="0" w:color="auto"/>
            <w:left w:val="none" w:sz="0" w:space="0" w:color="auto"/>
            <w:bottom w:val="none" w:sz="0" w:space="0" w:color="auto"/>
            <w:right w:val="none" w:sz="0" w:space="0" w:color="auto"/>
          </w:divBdr>
          <w:divsChild>
            <w:div w:id="1352104661">
              <w:marLeft w:val="0"/>
              <w:marRight w:val="0"/>
              <w:marTop w:val="0"/>
              <w:marBottom w:val="0"/>
              <w:divBdr>
                <w:top w:val="none" w:sz="0" w:space="0" w:color="auto"/>
                <w:left w:val="none" w:sz="0" w:space="0" w:color="auto"/>
                <w:bottom w:val="none" w:sz="0" w:space="0" w:color="auto"/>
                <w:right w:val="none" w:sz="0" w:space="0" w:color="auto"/>
              </w:divBdr>
            </w:div>
          </w:divsChild>
        </w:div>
        <w:div w:id="1352104660">
          <w:marLeft w:val="0"/>
          <w:marRight w:val="0"/>
          <w:marTop w:val="0"/>
          <w:marBottom w:val="0"/>
          <w:divBdr>
            <w:top w:val="none" w:sz="0" w:space="0" w:color="auto"/>
            <w:left w:val="none" w:sz="0" w:space="0" w:color="auto"/>
            <w:bottom w:val="none" w:sz="0" w:space="0" w:color="auto"/>
            <w:right w:val="none" w:sz="0" w:space="0" w:color="auto"/>
          </w:divBdr>
          <w:divsChild>
            <w:div w:id="1352104664">
              <w:marLeft w:val="0"/>
              <w:marRight w:val="0"/>
              <w:marTop w:val="0"/>
              <w:marBottom w:val="0"/>
              <w:divBdr>
                <w:top w:val="none" w:sz="0" w:space="0" w:color="auto"/>
                <w:left w:val="none" w:sz="0" w:space="0" w:color="auto"/>
                <w:bottom w:val="none" w:sz="0" w:space="0" w:color="auto"/>
                <w:right w:val="none" w:sz="0" w:space="0" w:color="auto"/>
              </w:divBdr>
            </w:div>
            <w:div w:id="1352104668">
              <w:marLeft w:val="0"/>
              <w:marRight w:val="0"/>
              <w:marTop w:val="0"/>
              <w:marBottom w:val="0"/>
              <w:divBdr>
                <w:top w:val="none" w:sz="0" w:space="0" w:color="auto"/>
                <w:left w:val="none" w:sz="0" w:space="0" w:color="auto"/>
                <w:bottom w:val="none" w:sz="0" w:space="0" w:color="auto"/>
                <w:right w:val="none" w:sz="0" w:space="0" w:color="auto"/>
              </w:divBdr>
            </w:div>
          </w:divsChild>
        </w:div>
        <w:div w:id="1352104666">
          <w:marLeft w:val="0"/>
          <w:marRight w:val="0"/>
          <w:marTop w:val="0"/>
          <w:marBottom w:val="0"/>
          <w:divBdr>
            <w:top w:val="none" w:sz="0" w:space="0" w:color="auto"/>
            <w:left w:val="none" w:sz="0" w:space="0" w:color="auto"/>
            <w:bottom w:val="none" w:sz="0" w:space="0" w:color="auto"/>
            <w:right w:val="none" w:sz="0" w:space="0" w:color="auto"/>
          </w:divBdr>
        </w:div>
      </w:divsChild>
    </w:div>
    <w:div w:id="1352104657">
      <w:marLeft w:val="0"/>
      <w:marRight w:val="0"/>
      <w:marTop w:val="0"/>
      <w:marBottom w:val="0"/>
      <w:divBdr>
        <w:top w:val="none" w:sz="0" w:space="0" w:color="auto"/>
        <w:left w:val="none" w:sz="0" w:space="0" w:color="auto"/>
        <w:bottom w:val="none" w:sz="0" w:space="0" w:color="auto"/>
        <w:right w:val="none" w:sz="0" w:space="0" w:color="auto"/>
      </w:divBdr>
    </w:div>
    <w:div w:id="1352104662">
      <w:marLeft w:val="0"/>
      <w:marRight w:val="0"/>
      <w:marTop w:val="0"/>
      <w:marBottom w:val="0"/>
      <w:divBdr>
        <w:top w:val="none" w:sz="0" w:space="0" w:color="auto"/>
        <w:left w:val="none" w:sz="0" w:space="0" w:color="auto"/>
        <w:bottom w:val="none" w:sz="0" w:space="0" w:color="auto"/>
        <w:right w:val="none" w:sz="0" w:space="0" w:color="auto"/>
      </w:divBdr>
    </w:div>
    <w:div w:id="1352104663">
      <w:marLeft w:val="0"/>
      <w:marRight w:val="0"/>
      <w:marTop w:val="0"/>
      <w:marBottom w:val="0"/>
      <w:divBdr>
        <w:top w:val="none" w:sz="0" w:space="0" w:color="auto"/>
        <w:left w:val="none" w:sz="0" w:space="0" w:color="auto"/>
        <w:bottom w:val="none" w:sz="0" w:space="0" w:color="auto"/>
        <w:right w:val="none" w:sz="0" w:space="0" w:color="auto"/>
      </w:divBdr>
      <w:divsChild>
        <w:div w:id="1352104658">
          <w:marLeft w:val="0"/>
          <w:marRight w:val="0"/>
          <w:marTop w:val="0"/>
          <w:marBottom w:val="0"/>
          <w:divBdr>
            <w:top w:val="none" w:sz="0" w:space="0" w:color="auto"/>
            <w:left w:val="none" w:sz="0" w:space="0" w:color="auto"/>
            <w:bottom w:val="none" w:sz="0" w:space="0" w:color="auto"/>
            <w:right w:val="none" w:sz="0" w:space="0" w:color="auto"/>
          </w:divBdr>
        </w:div>
      </w:divsChild>
    </w:div>
    <w:div w:id="1352104665">
      <w:marLeft w:val="0"/>
      <w:marRight w:val="0"/>
      <w:marTop w:val="0"/>
      <w:marBottom w:val="0"/>
      <w:divBdr>
        <w:top w:val="none" w:sz="0" w:space="0" w:color="auto"/>
        <w:left w:val="none" w:sz="0" w:space="0" w:color="auto"/>
        <w:bottom w:val="none" w:sz="0" w:space="0" w:color="auto"/>
        <w:right w:val="none" w:sz="0" w:space="0" w:color="auto"/>
      </w:divBdr>
    </w:div>
    <w:div w:id="1352104667">
      <w:marLeft w:val="0"/>
      <w:marRight w:val="0"/>
      <w:marTop w:val="0"/>
      <w:marBottom w:val="0"/>
      <w:divBdr>
        <w:top w:val="none" w:sz="0" w:space="0" w:color="auto"/>
        <w:left w:val="none" w:sz="0" w:space="0" w:color="auto"/>
        <w:bottom w:val="none" w:sz="0" w:space="0" w:color="auto"/>
        <w:right w:val="none" w:sz="0" w:space="0" w:color="auto"/>
      </w:divBdr>
      <w:divsChild>
        <w:div w:id="1352104655">
          <w:marLeft w:val="0"/>
          <w:marRight w:val="0"/>
          <w:marTop w:val="0"/>
          <w:marBottom w:val="0"/>
          <w:divBdr>
            <w:top w:val="none" w:sz="0" w:space="0" w:color="auto"/>
            <w:left w:val="none" w:sz="0" w:space="0" w:color="auto"/>
            <w:bottom w:val="none" w:sz="0" w:space="0" w:color="auto"/>
            <w:right w:val="none" w:sz="0" w:space="0" w:color="auto"/>
          </w:divBdr>
        </w:div>
      </w:divsChild>
    </w:div>
    <w:div w:id="135523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A507BDD7EBB7428B4B8B84C67FD168" ma:contentTypeVersion="13" ma:contentTypeDescription="Create a new document." ma:contentTypeScope="" ma:versionID="3cb6b59eb313954bf9ba9f19f456e743">
  <xsd:schema xmlns:xsd="http://www.w3.org/2001/XMLSchema" xmlns:xs="http://www.w3.org/2001/XMLSchema" xmlns:p="http://schemas.microsoft.com/office/2006/metadata/properties" xmlns:ns2="69b21103-1a78-4b05-8294-33fc51aee43f" xmlns:ns3="945e97b0-365c-4511-baea-82c6dceceed0" targetNamespace="http://schemas.microsoft.com/office/2006/metadata/properties" ma:root="true" ma:fieldsID="8112cbde55efcbc118013e9df71f6137" ns2:_="" ns3:_="">
    <xsd:import namespace="69b21103-1a78-4b05-8294-33fc51aee43f"/>
    <xsd:import namespace="945e97b0-365c-4511-baea-82c6dceceed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b21103-1a78-4b05-8294-33fc51aee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19ba80e-4ed7-42b5-a1d2-490ece9b849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5e97b0-365c-4511-baea-82c6dceceed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f720a14-e9d4-440e-aec5-abdd74ee44a0}" ma:internalName="TaxCatchAll" ma:showField="CatchAllData" ma:web="945e97b0-365c-4511-baea-82c6dcecee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9b21103-1a78-4b05-8294-33fc51aee43f">
      <Terms xmlns="http://schemas.microsoft.com/office/infopath/2007/PartnerControls"/>
    </lcf76f155ced4ddcb4097134ff3c332f>
    <TaxCatchAll xmlns="945e97b0-365c-4511-baea-82c6dceceed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A5E81C-3708-4D6E-8977-AA657A0C79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b21103-1a78-4b05-8294-33fc51aee43f"/>
    <ds:schemaRef ds:uri="945e97b0-365c-4511-baea-82c6dcecee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8B41F6-591A-4CA4-97D6-9F9E5A57005E}">
  <ds:schemaRefs>
    <ds:schemaRef ds:uri="http://schemas.microsoft.com/office/2006/metadata/properties"/>
    <ds:schemaRef ds:uri="http://schemas.microsoft.com/office/infopath/2007/PartnerControls"/>
    <ds:schemaRef ds:uri="69b21103-1a78-4b05-8294-33fc51aee43f"/>
    <ds:schemaRef ds:uri="945e97b0-365c-4511-baea-82c6dceceed0"/>
  </ds:schemaRefs>
</ds:datastoreItem>
</file>

<file path=customXml/itemProps3.xml><?xml version="1.0" encoding="utf-8"?>
<ds:datastoreItem xmlns:ds="http://schemas.openxmlformats.org/officeDocument/2006/customXml" ds:itemID="{2B8196E8-EB33-4CE9-BEBE-6DE4201177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Heading is in sentence case, bold, centred and fourteen point</vt:lpstr>
    </vt:vector>
  </TitlesOfParts>
  <Company>Clinical School Computing Service</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Progression of fragile X-associated tremor/ataxia syndrome revealed by subtype and stage inference</dc:title>
  <dc:creator>Douglas E. Morrison1, Matthew Dominic Ponzini1, Ellery R. Santos2, Hazel Maridith Barlahan Biag2,6, Glenda Espinal2, Flora Tassone2,4, Susan M. Rivera3, David Hessl2,5, Andrea Schneider2, James A. Bourgeois5, Randi Hagerman2,6, and Kyoungmi Kim1</dc:creator>
  <cp:keywords/>
  <cp:lastModifiedBy>Douglas Ezra Morrison</cp:lastModifiedBy>
  <cp:revision>9</cp:revision>
  <dcterms:created xsi:type="dcterms:W3CDTF">2025-08-21T00:03:00Z</dcterms:created>
  <dcterms:modified xsi:type="dcterms:W3CDTF">2025-08-21T00:50:00Z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endix-style">
    <vt:lpwstr>plain</vt:lpwstr>
  </property>
  <property fmtid="{D5CDD505-2E9C-101B-9397-08002B2CF9AE}" pid="3" name="appendix-title">
    <vt:lpwstr>Sup.</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ap-location">
    <vt:lpwstr>top</vt:lpwstr>
  </property>
  <property fmtid="{D5CDD505-2E9C-101B-9397-08002B2CF9AE}" pid="10" name="crossref">
    <vt:lpwstr/>
  </property>
  <property fmtid="{D5CDD505-2E9C-101B-9397-08002B2CF9AE}" pid="11" name="csl">
    <vt:lpwstr>american-medical-association.csl</vt:lpwstr>
  </property>
  <property fmtid="{D5CDD505-2E9C-101B-9397-08002B2CF9AE}" pid="12" name="fig-cap-location">
    <vt:lpwstr>top</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knitr">
    <vt:lpwstr/>
  </property>
  <property fmtid="{D5CDD505-2E9C-101B-9397-08002B2CF9AE}" pid="17" name="labels">
    <vt:lpwstr/>
  </property>
  <property fmtid="{D5CDD505-2E9C-101B-9397-08002B2CF9AE}" pid="18" name="link-citations">
    <vt:lpwstr>True</vt:lpwstr>
  </property>
  <property fmtid="{D5CDD505-2E9C-101B-9397-08002B2CF9AE}" pid="19" name="mainfont">
    <vt:lpwstr>serif</vt:lpwstr>
  </property>
  <property fmtid="{D5CDD505-2E9C-101B-9397-08002B2CF9AE}" pid="20" name="notes-after-punctuation">
    <vt:lpwstr>True</vt:lpwstr>
  </property>
  <property fmtid="{D5CDD505-2E9C-101B-9397-08002B2CF9AE}" pid="21" name="number-depth">
    <vt:lpwstr>3</vt:lpwstr>
  </property>
  <property fmtid="{D5CDD505-2E9C-101B-9397-08002B2CF9AE}" pid="22" name="reference-section-title">
    <vt:lpwstr>References</vt:lpwstr>
  </property>
  <property fmtid="{D5CDD505-2E9C-101B-9397-08002B2CF9AE}" pid="23" name="tbl-cap-location">
    <vt:lpwstr>top</vt:lpwstr>
  </property>
  <property fmtid="{D5CDD505-2E9C-101B-9397-08002B2CF9AE}" pid="24" name="toc-title">
    <vt:lpwstr>Table of contents</vt:lpwstr>
  </property>
  <property fmtid="{D5CDD505-2E9C-101B-9397-08002B2CF9AE}" pid="25" name="date">
    <vt:lpwstr>Last modified: 2024-12-06: 10:34:18 (AM)</vt:lpwstr>
  </property>
  <property fmtid="{D5CDD505-2E9C-101B-9397-08002B2CF9AE}" pid="26" name="date-format">
    <vt:lpwstr>[Last modified:] YYYY-MM-DD: H:mm:ss (A)</vt:lpwstr>
  </property>
  <property fmtid="{D5CDD505-2E9C-101B-9397-08002B2CF9AE}" pid="27" name="ContentTypeId">
    <vt:lpwstr>0x01010051A507BDD7EBB7428B4B8B84C67FD168</vt:lpwstr>
  </property>
  <property fmtid="{D5CDD505-2E9C-101B-9397-08002B2CF9AE}" pid="28" name="MediaServiceImageTags">
    <vt:lpwstr/>
  </property>
</Properties>
</file>